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890"/>
        <w:gridCol w:w="4891"/>
      </w:tblGrid>
      <w:tr w:rsidR="00165B41" w14:paraId="20E64BA4" w14:textId="77777777">
        <w:tc>
          <w:tcPr>
            <w:tcW w:w="0" w:type="auto"/>
          </w:tcPr>
          <w:p w14:paraId="16E1A18C" w14:textId="77777777" w:rsidR="00165B41" w:rsidRDefault="00000000">
            <w:pPr>
              <w:jc w:val="center"/>
            </w:pPr>
            <w:r>
              <w:rPr>
                <w:noProof/>
              </w:rPr>
              <w:drawing>
                <wp:inline distT="0" distB="0" distL="0" distR="0" wp14:anchorId="72EB58DF" wp14:editId="49BD4B89">
                  <wp:extent cx="2540000" cy="1016000"/>
                  <wp:effectExtent l="0" t="0" r="0" b="0"/>
                  <wp:docPr id="1359665359" name="Drawing 0" descr="img"/>
                  <wp:cNvGraphicFramePr/>
                  <a:graphic xmlns:a="http://schemas.openxmlformats.org/drawingml/2006/main">
                    <a:graphicData uri="http://schemas.openxmlformats.org/drawingml/2006/picture">
                      <pic:pic xmlns:pic="http://schemas.openxmlformats.org/drawingml/2006/picture">
                        <pic:nvPicPr>
                          <pic:cNvPr id="0" name="Picture 0" descr="img"/>
                          <pic:cNvPicPr>
                            <a:picLocks noChangeAspect="1"/>
                          </pic:cNvPicPr>
                        </pic:nvPicPr>
                        <pic:blipFill>
                          <a:blip r:embed="rId8"/>
                          <a:stretch>
                            <a:fillRect/>
                          </a:stretch>
                        </pic:blipFill>
                        <pic:spPr>
                          <a:xfrm>
                            <a:off x="0" y="0"/>
                            <a:ext cx="2540000" cy="1016000"/>
                          </a:xfrm>
                          <a:prstGeom prst="rect">
                            <a:avLst/>
                          </a:prstGeom>
                        </pic:spPr>
                      </pic:pic>
                    </a:graphicData>
                  </a:graphic>
                </wp:inline>
              </w:drawing>
            </w:r>
          </w:p>
        </w:tc>
        <w:tc>
          <w:tcPr>
            <w:tcW w:w="2500" w:type="pct"/>
          </w:tcPr>
          <w:p w14:paraId="68FF3021" w14:textId="77777777" w:rsidR="00165B41" w:rsidRDefault="00000000">
            <w:r>
              <w:t xml:space="preserve"> </w:t>
            </w:r>
          </w:p>
        </w:tc>
      </w:tr>
    </w:tbl>
    <w:p w14:paraId="3DF08A66" w14:textId="77777777" w:rsidR="001D41C9" w:rsidRDefault="00A9316C">
      <w:pPr>
        <w:pStyle w:val="paragraph"/>
        <w:spacing w:before="0" w:beforeAutospacing="0" w:after="0" w:afterAutospacing="0"/>
        <w:jc w:val="center"/>
        <w:rPr>
          <w:rStyle w:val="normaltextrun"/>
          <w:b/>
          <w:bCs/>
        </w:rPr>
      </w:pPr>
      <w:r>
        <w:rPr>
          <w:rStyle w:val="normaltextrun"/>
          <w:b/>
          <w:bCs/>
        </w:rPr>
        <w:t>Контракт №_____</w:t>
      </w:r>
    </w:p>
    <w:p w14:paraId="4FFA5142" w14:textId="77777777" w:rsidR="001D41C9" w:rsidRDefault="00A9316C">
      <w:pPr>
        <w:pStyle w:val="paragraph"/>
        <w:spacing w:before="0" w:beforeAutospacing="0" w:after="0" w:afterAutospacing="0"/>
        <w:ind w:firstLine="705"/>
        <w:jc w:val="center"/>
        <w:rPr>
          <w:rStyle w:val="normaltextrun"/>
          <w:b/>
          <w:bCs/>
        </w:rPr>
      </w:pPr>
      <w:r>
        <w:rPr>
          <w:rStyle w:val="normaltextrun"/>
          <w:b/>
          <w:bCs/>
        </w:rPr>
        <w:t xml:space="preserve">на поставку аккумуляторных батарей </w:t>
      </w:r>
    </w:p>
    <w:p w14:paraId="510C2186" w14:textId="77777777" w:rsidR="001D41C9" w:rsidRDefault="00A9316C" w:rsidP="00DB74C8">
      <w:pPr>
        <w:pStyle w:val="paragraph"/>
        <w:spacing w:before="0" w:beforeAutospacing="0" w:after="0" w:afterAutospacing="0"/>
        <w:ind w:firstLine="705"/>
        <w:jc w:val="center"/>
      </w:pPr>
      <w:r>
        <w:rPr>
          <w:rStyle w:val="normaltextrun"/>
        </w:rPr>
        <w:t xml:space="preserve">Идентификационный код закупки </w:t>
      </w:r>
      <w:r>
        <w:rPr>
          <w:i/>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tbl>
      <w:tblPr>
        <w:tblW w:w="5000" w:type="pct"/>
        <w:tblLook w:val="04A0" w:firstRow="1" w:lastRow="0" w:firstColumn="1" w:lastColumn="0" w:noHBand="0" w:noVBand="1"/>
      </w:tblPr>
      <w:tblGrid>
        <w:gridCol w:w="4890"/>
        <w:gridCol w:w="4891"/>
      </w:tblGrid>
      <w:tr w:rsidR="001D41C9" w14:paraId="6A298089" w14:textId="77777777">
        <w:tc>
          <w:tcPr>
            <w:tcW w:w="2500" w:type="pct"/>
          </w:tcPr>
          <w:p w14:paraId="596EF5A2" w14:textId="77777777" w:rsidR="001D41C9" w:rsidRDefault="00A9316C">
            <w:pPr>
              <w:pStyle w:val="paragraph"/>
              <w:spacing w:before="0" w:beforeAutospacing="0" w:after="0" w:afterAutospacing="0"/>
              <w:rPr>
                <w:rStyle w:val="eop"/>
              </w:rPr>
            </w:pPr>
            <w:r>
              <w:rPr>
                <w:rStyle w:val="eop"/>
              </w:rPr>
              <w:t>«___»_______20___ г.</w:t>
            </w:r>
          </w:p>
        </w:tc>
        <w:tc>
          <w:tcPr>
            <w:tcW w:w="2500" w:type="pct"/>
          </w:tcPr>
          <w:p w14:paraId="10D22D88" w14:textId="77777777" w:rsidR="001D41C9" w:rsidRDefault="00A9316C">
            <w:pPr>
              <w:pStyle w:val="paragraph"/>
              <w:spacing w:before="0" w:beforeAutospacing="0" w:after="0" w:afterAutospacing="0"/>
              <w:jc w:val="right"/>
              <w:rPr>
                <w:rStyle w:val="eop"/>
              </w:rPr>
            </w:pPr>
            <w:r>
              <w:rPr>
                <w:rStyle w:val="eop"/>
              </w:rPr>
              <w:t>г. Новосибирск</w:t>
            </w:r>
          </w:p>
        </w:tc>
      </w:tr>
    </w:tbl>
    <w:p w14:paraId="55350892" w14:textId="77777777" w:rsidR="001D41C9" w:rsidRDefault="001D41C9">
      <w:pPr>
        <w:widowControl w:val="0"/>
        <w:spacing w:after="0" w:line="240" w:lineRule="auto"/>
        <w:jc w:val="both"/>
        <w:rPr>
          <w:rFonts w:ascii="Times New Roman" w:hAnsi="Times New Roman"/>
          <w:sz w:val="24"/>
          <w:szCs w:val="24"/>
        </w:rPr>
      </w:pPr>
    </w:p>
    <w:p w14:paraId="6E96AC17" w14:textId="77777777" w:rsidR="001D41C9" w:rsidRDefault="00A9316C">
      <w:pPr>
        <w:pStyle w:val="paragraph"/>
        <w:spacing w:before="0" w:beforeAutospacing="0" w:after="0" w:afterAutospacing="0"/>
        <w:ind w:firstLine="705"/>
        <w:jc w:val="both"/>
      </w:pPr>
      <w:r>
        <w:t xml:space="preserve">Государственное бюджетное учреждение Новосибирской области «Центр информационных технологий Новосибирской области» (сокращенное наименование – ГБУ НСО «ЦИТ НСО»), именуемый в дальнейшем «Заказчик» в лице руководителя учреждения </w:t>
      </w:r>
      <w:proofErr w:type="spellStart"/>
      <w:r>
        <w:t>Брумма</w:t>
      </w:r>
      <w:proofErr w:type="spellEnd"/>
      <w:r>
        <w:t xml:space="preserve"> Сергея Викторовича, действующего на основании Устава, с одной стороны, и __________________________,_______________________________(сокращенное наименование – __________) именуем___ в дальнейшем «Поставщик», в лице ________________________, </w:t>
      </w:r>
      <w:proofErr w:type="spellStart"/>
      <w:r>
        <w:t>действующ</w:t>
      </w:r>
      <w:proofErr w:type="spellEnd"/>
      <w:r>
        <w:t>___ на основании _______________________, с другой стороны, вместе именуемые в дальнейшем «Стороны», на основании решения комиссии по осуществлению закупок (протокол подведения итогов определения поставщика (подрядчика, исполнителя)</w:t>
      </w:r>
      <w:r>
        <w:rPr>
          <w:rStyle w:val="normaltextrun"/>
        </w:rPr>
        <w:t xml:space="preserve"> (</w:t>
      </w:r>
      <w:r>
        <w:rPr>
          <w:i/>
        </w:rPr>
        <w:t xml:space="preserve">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 </w:t>
      </w:r>
      <w:r>
        <w:t>заключили настоящий контракт (далее – Контракт) о нижеследующем:</w:t>
      </w:r>
    </w:p>
    <w:p w14:paraId="2554F381" w14:textId="77777777" w:rsidR="001D41C9" w:rsidRDefault="001D41C9">
      <w:pPr>
        <w:spacing w:after="0" w:line="240" w:lineRule="auto"/>
        <w:rPr>
          <w:rFonts w:ascii="Times New Roman" w:eastAsia="Times New Roman" w:hAnsi="Times New Roman"/>
          <w:b/>
          <w:bCs/>
          <w:sz w:val="24"/>
          <w:szCs w:val="24"/>
          <w:lang w:eastAsia="ru-RU"/>
        </w:rPr>
      </w:pPr>
    </w:p>
    <w:p w14:paraId="470E6D29" w14:textId="77777777" w:rsidR="001D41C9" w:rsidRDefault="00A9316C">
      <w:pPr>
        <w:spacing w:after="0" w:line="240" w:lineRule="auto"/>
        <w:ind w:firstLine="705"/>
        <w:jc w:val="center"/>
        <w:rPr>
          <w:rFonts w:ascii="Times New Roman" w:eastAsia="Times New Roman" w:hAnsi="Times New Roman"/>
          <w:sz w:val="24"/>
          <w:szCs w:val="24"/>
          <w:lang w:eastAsia="ru-RU"/>
        </w:rPr>
      </w:pPr>
      <w:r>
        <w:rPr>
          <w:rFonts w:ascii="Times New Roman" w:eastAsia="Times New Roman" w:hAnsi="Times New Roman"/>
          <w:b/>
          <w:bCs/>
          <w:sz w:val="24"/>
          <w:szCs w:val="24"/>
          <w:lang w:val="en-US" w:eastAsia="ru-RU"/>
        </w:rPr>
        <w:t>I</w:t>
      </w:r>
      <w:r>
        <w:rPr>
          <w:rFonts w:ascii="Times New Roman" w:eastAsia="Times New Roman" w:hAnsi="Times New Roman"/>
          <w:b/>
          <w:bCs/>
          <w:sz w:val="24"/>
          <w:szCs w:val="24"/>
          <w:lang w:eastAsia="ru-RU"/>
        </w:rPr>
        <w:t>. ПРЕДМЕТ КОНТРАКТА</w:t>
      </w:r>
      <w:r>
        <w:rPr>
          <w:rFonts w:ascii="Times New Roman" w:eastAsia="Times New Roman" w:hAnsi="Times New Roman"/>
          <w:sz w:val="24"/>
          <w:szCs w:val="24"/>
          <w:lang w:eastAsia="ru-RU"/>
        </w:rPr>
        <w:t> </w:t>
      </w:r>
    </w:p>
    <w:p w14:paraId="0F7E9ACF"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0705B3AC" w14:textId="77777777" w:rsidR="001D41C9" w:rsidRDefault="00A9316C">
      <w:pPr>
        <w:spacing w:after="0" w:line="240" w:lineRule="auto"/>
        <w:ind w:firstLine="705"/>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1.1. Поставщик обязуется поставить Товар, </w:t>
      </w:r>
      <w:r>
        <w:rPr>
          <w:rFonts w:ascii="Times New Roman" w:eastAsia="Times New Roman" w:hAnsi="Times New Roman"/>
          <w:i/>
          <w:sz w:val="24"/>
          <w:szCs w:val="24"/>
          <w:lang w:eastAsia="ru-RU"/>
        </w:rPr>
        <w:t>указанный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eastAsia="Times New Roman" w:hAnsi="Times New Roman"/>
          <w:sz w:val="24"/>
          <w:szCs w:val="24"/>
          <w:lang w:eastAsia="ru-RU"/>
        </w:rPr>
        <w:t>, а Заказчик обязуется принять и оплатить Товар в порядке и на условиях, предусмотренных Контрактом.</w:t>
      </w:r>
    </w:p>
    <w:p w14:paraId="00CA7101" w14:textId="77777777" w:rsidR="001D41C9" w:rsidRDefault="00A9316C">
      <w:pPr>
        <w:spacing w:after="0" w:line="240" w:lineRule="auto"/>
        <w:ind w:firstLine="705"/>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1.2. Наименование, количество и иные характеристики поставляемого Товара указаны в описании объекта закупки, являющейся неотъемлемой частью Контракта.</w:t>
      </w:r>
    </w:p>
    <w:p w14:paraId="715DEA95" w14:textId="77777777" w:rsidR="001D41C9" w:rsidRDefault="001D41C9">
      <w:pPr>
        <w:pStyle w:val="ConsPlusNormal"/>
        <w:jc w:val="both"/>
        <w:rPr>
          <w:rFonts w:ascii="Times New Roman" w:hAnsi="Times New Roman" w:cs="Times New Roman"/>
          <w:sz w:val="24"/>
          <w:szCs w:val="24"/>
        </w:rPr>
      </w:pPr>
    </w:p>
    <w:p w14:paraId="3AFD5150" w14:textId="77777777" w:rsidR="001D41C9" w:rsidRDefault="00A9316C">
      <w:pPr>
        <w:spacing w:after="0" w:line="240" w:lineRule="auto"/>
        <w:ind w:firstLine="705"/>
        <w:jc w:val="center"/>
        <w:rPr>
          <w:rFonts w:ascii="Times New Roman" w:eastAsia="Times New Roman" w:hAnsi="Times New Roman"/>
          <w:sz w:val="24"/>
          <w:szCs w:val="24"/>
          <w:lang w:eastAsia="ru-RU"/>
        </w:rPr>
      </w:pPr>
      <w:r>
        <w:rPr>
          <w:rFonts w:ascii="Times New Roman" w:eastAsia="Times New Roman" w:hAnsi="Times New Roman"/>
          <w:b/>
          <w:bCs/>
          <w:sz w:val="24"/>
          <w:szCs w:val="24"/>
          <w:lang w:val="en-US" w:eastAsia="ru-RU"/>
        </w:rPr>
        <w:t>II</w:t>
      </w:r>
      <w:r>
        <w:rPr>
          <w:rFonts w:ascii="Times New Roman" w:eastAsia="Times New Roman" w:hAnsi="Times New Roman"/>
          <w:b/>
          <w:bCs/>
          <w:sz w:val="24"/>
          <w:szCs w:val="24"/>
          <w:lang w:eastAsia="ru-RU"/>
        </w:rPr>
        <w:t>. ЦЕНА КОНТРАКТА И ПОРЯДОК РАСЧЕТОВ</w:t>
      </w:r>
      <w:r>
        <w:rPr>
          <w:rFonts w:ascii="Times New Roman" w:eastAsia="Times New Roman" w:hAnsi="Times New Roman"/>
          <w:sz w:val="24"/>
          <w:szCs w:val="24"/>
          <w:lang w:eastAsia="ru-RU"/>
        </w:rPr>
        <w:t> </w:t>
      </w:r>
    </w:p>
    <w:p w14:paraId="232540C2" w14:textId="77777777" w:rsidR="001D41C9" w:rsidRDefault="001D41C9">
      <w:pPr>
        <w:spacing w:after="0" w:line="240" w:lineRule="auto"/>
        <w:ind w:firstLine="705"/>
        <w:jc w:val="center"/>
        <w:rPr>
          <w:rFonts w:ascii="Times New Roman" w:eastAsia="Times New Roman" w:hAnsi="Times New Roman"/>
          <w:sz w:val="24"/>
          <w:szCs w:val="24"/>
          <w:lang w:eastAsia="ru-RU"/>
        </w:rPr>
      </w:pPr>
    </w:p>
    <w:p w14:paraId="67320C05" w14:textId="77777777" w:rsidR="001D41C9" w:rsidRDefault="00A9316C">
      <w:pPr>
        <w:spacing w:after="0" w:line="240" w:lineRule="auto"/>
        <w:ind w:firstLine="705"/>
        <w:jc w:val="both"/>
        <w:rPr>
          <w:rFonts w:ascii="Times New Roman" w:eastAsia="Times New Roman" w:hAnsi="Times New Roman"/>
          <w:i/>
          <w:sz w:val="24"/>
          <w:szCs w:val="24"/>
          <w:lang w:eastAsia="ru-RU"/>
        </w:rPr>
      </w:pPr>
      <w:r>
        <w:rPr>
          <w:rFonts w:ascii="Times New Roman" w:eastAsia="Times New Roman" w:hAnsi="Times New Roman"/>
          <w:sz w:val="24"/>
          <w:szCs w:val="24"/>
          <w:lang w:eastAsia="ru-RU"/>
        </w:rPr>
        <w:t xml:space="preserve">2.1. Цена Контракта </w:t>
      </w:r>
      <w:r>
        <w:rPr>
          <w:rFonts w:ascii="Times New Roman" w:eastAsia="Times New Roman" w:hAnsi="Times New Roman"/>
          <w:i/>
          <w:sz w:val="24"/>
          <w:szCs w:val="24"/>
          <w:lang w:eastAsia="ru-RU"/>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14:paraId="060408D7" w14:textId="77777777" w:rsidR="001D41C9" w:rsidRDefault="00A9316C">
      <w:pPr>
        <w:spacing w:after="0" w:line="240" w:lineRule="auto"/>
        <w:ind w:firstLine="705"/>
        <w:jc w:val="both"/>
        <w:rPr>
          <w:rFonts w:ascii="Times New Roman" w:eastAsia="Times New Roman" w:hAnsi="Times New Roman"/>
          <w:i/>
          <w:sz w:val="24"/>
          <w:szCs w:val="24"/>
          <w:lang w:eastAsia="ru-RU"/>
        </w:rPr>
      </w:pPr>
      <w:r>
        <w:rPr>
          <w:rFonts w:ascii="Times New Roman" w:eastAsia="Times New Roman" w:hAnsi="Times New Roman"/>
          <w:sz w:val="24"/>
          <w:szCs w:val="24"/>
          <w:lang w:eastAsia="ru-RU"/>
        </w:rPr>
        <w:t xml:space="preserve">Цена за единицу Товара, сумма за единицу товара </w:t>
      </w:r>
      <w:r>
        <w:rPr>
          <w:rFonts w:ascii="Times New Roman" w:eastAsia="Times New Roman" w:hAnsi="Times New Roman"/>
          <w:i/>
          <w:sz w:val="24"/>
          <w:szCs w:val="24"/>
          <w:lang w:eastAsia="ru-RU"/>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14:paraId="63D3DE98" w14:textId="77777777" w:rsidR="001D41C9" w:rsidRDefault="00A9316C">
      <w:pPr>
        <w:spacing w:after="0" w:line="240" w:lineRule="auto"/>
        <w:ind w:firstLine="705"/>
        <w:jc w:val="both"/>
        <w:rPr>
          <w:rFonts w:ascii="Times New Roman" w:hAnsi="Times New Roman"/>
          <w:sz w:val="24"/>
          <w:szCs w:val="24"/>
        </w:rPr>
      </w:pPr>
      <w:bookmarkStart w:id="0" w:name="P1457"/>
      <w:bookmarkEnd w:id="0"/>
      <w:r>
        <w:rPr>
          <w:rFonts w:ascii="Times New Roman" w:eastAsia="Times New Roman" w:hAnsi="Times New Roman"/>
          <w:sz w:val="24"/>
          <w:szCs w:val="24"/>
          <w:lang w:eastAsia="ru-RU"/>
        </w:rPr>
        <w:t xml:space="preserve">2.2. </w:t>
      </w:r>
      <w:r>
        <w:rPr>
          <w:rFonts w:ascii="Times New Roman" w:hAnsi="Times New Roman"/>
          <w:sz w:val="24"/>
          <w:szCs w:val="24"/>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20F59CA" w14:textId="77777777" w:rsidR="001D41C9" w:rsidRDefault="00A9316C">
      <w:pPr>
        <w:spacing w:after="0" w:line="240" w:lineRule="auto"/>
        <w:ind w:firstLine="705"/>
        <w:jc w:val="both"/>
        <w:rPr>
          <w:rFonts w:ascii="Times New Roman" w:hAnsi="Times New Roman"/>
          <w:sz w:val="24"/>
          <w:szCs w:val="24"/>
        </w:rPr>
      </w:pPr>
      <w:r>
        <w:rPr>
          <w:rFonts w:ascii="Times New Roman" w:hAnsi="Times New Roman"/>
          <w:sz w:val="24"/>
          <w:szCs w:val="24"/>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31F47BCA" w14:textId="77777777" w:rsidR="001D41C9" w:rsidRDefault="00A9316C">
      <w:pPr>
        <w:spacing w:after="0" w:line="240" w:lineRule="auto"/>
        <w:ind w:firstLine="705"/>
        <w:jc w:val="both"/>
        <w:rPr>
          <w:rFonts w:ascii="Times New Roman" w:hAnsi="Times New Roman"/>
          <w:sz w:val="24"/>
          <w:szCs w:val="24"/>
        </w:rPr>
      </w:pPr>
      <w:bookmarkStart w:id="1" w:name="P1459"/>
      <w:bookmarkEnd w:id="1"/>
      <w:r>
        <w:rPr>
          <w:rFonts w:ascii="Times New Roman" w:hAnsi="Times New Roman"/>
          <w:sz w:val="24"/>
          <w:szCs w:val="24"/>
        </w:rPr>
        <w:lastRenderedPageBreak/>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14:paraId="0B3DD352" w14:textId="77777777" w:rsidR="001D41C9" w:rsidRDefault="00A9316C">
      <w:pPr>
        <w:spacing w:after="0" w:line="240" w:lineRule="auto"/>
        <w:ind w:firstLine="705"/>
        <w:jc w:val="both"/>
        <w:rPr>
          <w:rFonts w:ascii="Times New Roman" w:hAnsi="Times New Roman"/>
          <w:sz w:val="24"/>
          <w:szCs w:val="24"/>
        </w:rPr>
      </w:pPr>
      <w:r>
        <w:rPr>
          <w:rFonts w:ascii="Times New Roman" w:hAnsi="Times New Roman"/>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5DE0A995" w14:textId="77777777" w:rsidR="001D41C9" w:rsidRDefault="00A9316C">
      <w:pPr>
        <w:pStyle w:val="ConsPlusNormal"/>
        <w:ind w:firstLine="540"/>
        <w:jc w:val="both"/>
        <w:rPr>
          <w:rFonts w:ascii="Times New Roman" w:eastAsia="Calibri" w:hAnsi="Times New Roman"/>
          <w:sz w:val="24"/>
          <w:szCs w:val="24"/>
        </w:rPr>
      </w:pPr>
      <w:bookmarkStart w:id="2" w:name="P1460"/>
      <w:bookmarkEnd w:id="2"/>
      <w:r>
        <w:rPr>
          <w:rFonts w:ascii="Times New Roman" w:eastAsia="Calibri" w:hAnsi="Times New Roman" w:cs="Times New Roman"/>
          <w:sz w:val="24"/>
          <w:szCs w:val="24"/>
          <w:lang w:eastAsia="en-US"/>
        </w:rPr>
        <w:t xml:space="preserve">2.5. Источник финансирования Контракта </w:t>
      </w:r>
      <w:bookmarkStart w:id="3" w:name="P1466"/>
      <w:bookmarkStart w:id="4" w:name="P1469"/>
      <w:bookmarkStart w:id="5" w:name="P1475"/>
      <w:bookmarkEnd w:id="3"/>
      <w:bookmarkEnd w:id="4"/>
      <w:bookmarkEnd w:id="5"/>
      <w:r>
        <w:rPr>
          <w:rFonts w:ascii="Times New Roman" w:eastAsia="Calibri" w:hAnsi="Times New Roman"/>
          <w:sz w:val="24"/>
          <w:szCs w:val="24"/>
        </w:rPr>
        <w:t xml:space="preserve">– </w:t>
      </w:r>
      <w:bookmarkStart w:id="6" w:name="P1462"/>
      <w:bookmarkEnd w:id="6"/>
      <w:r>
        <w:rPr>
          <w:rFonts w:ascii="Times New Roman" w:eastAsia="Calibri" w:hAnsi="Times New Roman"/>
          <w:i/>
          <w:sz w:val="24"/>
          <w:szCs w:val="24"/>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eastAsia="Calibri" w:hAnsi="Times New Roman"/>
          <w:sz w:val="24"/>
          <w:szCs w:val="24"/>
        </w:rPr>
        <w:t>.</w:t>
      </w:r>
    </w:p>
    <w:p w14:paraId="0ED6AD32" w14:textId="77777777" w:rsidR="001D41C9" w:rsidRDefault="00A9316C">
      <w:pPr>
        <w:pStyle w:val="ConsPlusNormal"/>
        <w:ind w:firstLine="540"/>
        <w:jc w:val="both"/>
        <w:rPr>
          <w:rFonts w:ascii="Times New Roman" w:hAnsi="Times New Roman"/>
          <w:sz w:val="24"/>
          <w:szCs w:val="24"/>
          <w:lang w:eastAsia="ar-SA"/>
        </w:rPr>
      </w:pPr>
      <w:r>
        <w:rPr>
          <w:rFonts w:ascii="Times New Roman" w:hAnsi="Times New Roman"/>
          <w:sz w:val="24"/>
          <w:szCs w:val="24"/>
          <w:lang w:eastAsia="ar-SA"/>
        </w:rPr>
        <w:t>2.6. Оплата по Контракту не предусматривает авансовый платеж.</w:t>
      </w:r>
    </w:p>
    <w:p w14:paraId="5CBF1880" w14:textId="77777777" w:rsidR="001D41C9" w:rsidRDefault="00A9316C">
      <w:pPr>
        <w:widowControl w:val="0"/>
        <w:spacing w:after="0" w:line="240" w:lineRule="auto"/>
        <w:ind w:firstLine="567"/>
        <w:jc w:val="both"/>
        <w:rPr>
          <w:rFonts w:ascii="Times New Roman" w:hAnsi="Times New Roman"/>
          <w:color w:val="FF0000"/>
          <w:sz w:val="24"/>
          <w:szCs w:val="24"/>
          <w:lang w:eastAsia="ar-SA"/>
        </w:rPr>
      </w:pPr>
      <w:r>
        <w:rPr>
          <w:rFonts w:ascii="Times New Roman" w:hAnsi="Times New Roman"/>
          <w:sz w:val="24"/>
          <w:szCs w:val="24"/>
          <w:lang w:eastAsia="ar-SA"/>
        </w:rPr>
        <w:t>Выплата аванса при исполнении контракта, заключенного с участником закупки, указанным в части 1 или 2 статьи 37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 14, ст. 1652; 2019, № 26, ст. 3318), не допускается.</w:t>
      </w:r>
    </w:p>
    <w:p w14:paraId="2A1BCF54"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2.7. Расчеты между Заказчиком и Поставщиком производятся не позднее 7 (семи) рабочих дней с даты подписания Заказчиком документа о приемке Товара.</w:t>
      </w:r>
    </w:p>
    <w:p w14:paraId="07ED816A"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3D8A8651"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064F9DDB"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III. ПОРЯДОК, СРОКИ И УСЛОВИЯ ПОСТАВКИ И ПРИЕМКИ ТОВАРА</w:t>
      </w:r>
    </w:p>
    <w:p w14:paraId="37679886"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1C532ED7" w14:textId="77777777" w:rsidR="001D41C9" w:rsidRDefault="00A9316C" w:rsidP="00DB74C8">
      <w:pPr>
        <w:spacing w:after="0" w:line="240" w:lineRule="auto"/>
        <w:ind w:firstLine="567"/>
        <w:jc w:val="both"/>
        <w:rPr>
          <w:rFonts w:ascii="Times New Roman" w:hAnsi="Times New Roman"/>
          <w:sz w:val="24"/>
          <w:szCs w:val="24"/>
        </w:rPr>
      </w:pPr>
      <w:bookmarkStart w:id="7" w:name="P1480"/>
      <w:bookmarkStart w:id="8" w:name="P1485"/>
      <w:bookmarkEnd w:id="7"/>
      <w:bookmarkEnd w:id="8"/>
      <w:r>
        <w:rPr>
          <w:rFonts w:ascii="Times New Roman" w:hAnsi="Times New Roman"/>
          <w:sz w:val="24"/>
          <w:szCs w:val="24"/>
        </w:rPr>
        <w:t xml:space="preserve">3.1. Поставщик самостоятельно доставляет Товар Заказчику по адресу, </w:t>
      </w:r>
      <w:r>
        <w:rPr>
          <w:rFonts w:ascii="Times New Roman" w:hAnsi="Times New Roman"/>
          <w:i/>
          <w:sz w:val="24"/>
          <w:szCs w:val="24"/>
        </w:rPr>
        <w:t>указанному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hAnsi="Times New Roman"/>
          <w:sz w:val="24"/>
          <w:szCs w:val="24"/>
        </w:rPr>
        <w:t xml:space="preserve"> (далее – место </w:t>
      </w:r>
      <w:proofErr w:type="gramStart"/>
      <w:r>
        <w:rPr>
          <w:rFonts w:ascii="Times New Roman" w:hAnsi="Times New Roman"/>
          <w:sz w:val="24"/>
          <w:szCs w:val="24"/>
        </w:rPr>
        <w:t>доставки)в</w:t>
      </w:r>
      <w:proofErr w:type="gramEnd"/>
      <w:r>
        <w:rPr>
          <w:rFonts w:ascii="Times New Roman" w:hAnsi="Times New Roman"/>
          <w:sz w:val="24"/>
          <w:szCs w:val="24"/>
        </w:rPr>
        <w:t xml:space="preserve"> течение 14 (четырнадцати) календарных дней с даты заключения Контракта</w:t>
      </w:r>
    </w:p>
    <w:p w14:paraId="3E389FA2" w14:textId="77777777" w:rsidR="001D41C9" w:rsidRDefault="00A9316C">
      <w:pPr>
        <w:spacing w:after="0" w:line="240" w:lineRule="auto"/>
        <w:ind w:firstLine="567"/>
        <w:contextualSpacing/>
        <w:jc w:val="both"/>
        <w:rPr>
          <w:rFonts w:ascii="Times New Roman" w:hAnsi="Times New Roman"/>
          <w:sz w:val="24"/>
          <w:szCs w:val="24"/>
        </w:rPr>
      </w:pPr>
      <w:r>
        <w:rPr>
          <w:rFonts w:ascii="Times New Roman" w:hAnsi="Times New Roman"/>
          <w:sz w:val="24"/>
          <w:szCs w:val="24"/>
        </w:rPr>
        <w:t>Поставщик не менее чем за 2 (два) рабочих дня до осуществления поставки Товара направляет в адрес Заказчика уведомление о времени и дате доставки Товара в место доставки.</w:t>
      </w:r>
    </w:p>
    <w:p w14:paraId="1D50E62A" w14:textId="77777777" w:rsidR="001D41C9" w:rsidRDefault="00A9316C">
      <w:pPr>
        <w:tabs>
          <w:tab w:val="left" w:pos="163"/>
        </w:tabs>
        <w:spacing w:after="0" w:line="240" w:lineRule="auto"/>
        <w:ind w:firstLine="567"/>
        <w:contextualSpacing/>
        <w:jc w:val="both"/>
        <w:rPr>
          <w:rFonts w:ascii="Times New Roman" w:hAnsi="Times New Roman"/>
          <w:sz w:val="24"/>
          <w:szCs w:val="24"/>
        </w:rPr>
      </w:pPr>
      <w:r>
        <w:rPr>
          <w:rFonts w:ascii="Times New Roman" w:hAnsi="Times New Roman"/>
          <w:sz w:val="24"/>
          <w:szCs w:val="24"/>
        </w:rPr>
        <w:t>3.2. Оформление документа о приемке поставленного Товара (за исключением отдельного этапа исполнения Контракта) осуществляется после предоставления Поставщиком обеспечения гарантийных обязательств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в порядке и в сроки, установленные разделом VIII Контракта.</w:t>
      </w:r>
    </w:p>
    <w:p w14:paraId="439AAAB4"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3.3.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1F93A63E" w14:textId="77777777" w:rsidR="001D41C9" w:rsidRDefault="00A9316C">
      <w:pPr>
        <w:widowControl w:val="0"/>
        <w:spacing w:after="0" w:line="240" w:lineRule="auto"/>
        <w:ind w:firstLine="567"/>
        <w:jc w:val="both"/>
        <w:rPr>
          <w:rFonts w:ascii="Times New Roman" w:hAnsi="Times New Roman"/>
          <w:sz w:val="24"/>
          <w:szCs w:val="24"/>
        </w:rPr>
      </w:pPr>
      <w:r>
        <w:rPr>
          <w:rFonts w:ascii="Times New Roman" w:hAnsi="Times New Roman"/>
          <w:sz w:val="24"/>
          <w:szCs w:val="24"/>
        </w:rPr>
        <w:t>3.4.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7E5D4CBF" w14:textId="77777777" w:rsidR="001D41C9" w:rsidRDefault="00A9316C">
      <w:pPr>
        <w:widowControl w:val="0"/>
        <w:spacing w:after="0" w:line="240" w:lineRule="auto"/>
        <w:ind w:firstLine="567"/>
        <w:jc w:val="both"/>
        <w:rPr>
          <w:rFonts w:ascii="Times New Roman" w:hAnsi="Times New Roman"/>
          <w:sz w:val="24"/>
          <w:szCs w:val="24"/>
        </w:rPr>
      </w:pPr>
      <w:r>
        <w:rPr>
          <w:rFonts w:ascii="Times New Roman" w:hAnsi="Times New Roman"/>
          <w:sz w:val="24"/>
          <w:szCs w:val="24"/>
        </w:rPr>
        <w:t xml:space="preserve">3.5. Приемка Товара осуществляется в месте доставки Товара Заказчиком в соответствии </w:t>
      </w:r>
      <w:r>
        <w:rPr>
          <w:rFonts w:ascii="Times New Roman" w:hAnsi="Times New Roman"/>
          <w:sz w:val="24"/>
          <w:szCs w:val="24"/>
        </w:rPr>
        <w:lastRenderedPageBreak/>
        <w:t>со статьей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5C562C61"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hAnsi="Times New Roman" w:cs="Times New Roman"/>
          <w:sz w:val="24"/>
          <w:szCs w:val="24"/>
        </w:rPr>
        <w:t xml:space="preserve">3.5.1. </w:t>
      </w:r>
      <w:r>
        <w:rPr>
          <w:rFonts w:ascii="Times New Roman" w:eastAsiaTheme="minorHAnsi" w:hAnsi="Times New Roman" w:cs="Times New Roman"/>
          <w:sz w:val="24"/>
          <w:szCs w:val="24"/>
          <w:lang w:eastAsia="ru-RU"/>
        </w:rPr>
        <w:t>Поставщик в течение 7 (семи) рабочих дней после завершения доставки Товара, предусмотренного Контрактом,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70F15BC7" w14:textId="77777777" w:rsidR="001D41C9" w:rsidRDefault="00A9316C">
      <w:pPr>
        <w:spacing w:after="0" w:line="240" w:lineRule="auto"/>
        <w:ind w:firstLine="567"/>
        <w:jc w:val="both"/>
        <w:rPr>
          <w:rFonts w:ascii="Times New Roman" w:eastAsia="Times New Roman" w:hAnsi="Times New Roman"/>
          <w:sz w:val="24"/>
          <w:szCs w:val="24"/>
          <w:lang w:eastAsia="ru-RU"/>
        </w:rPr>
      </w:pPr>
      <w:r>
        <w:rPr>
          <w:rFonts w:ascii="Times New Roman" w:eastAsiaTheme="minorHAnsi" w:hAnsi="Times New Roman"/>
          <w:sz w:val="24"/>
          <w:szCs w:val="24"/>
          <w:lang w:eastAsia="ru-RU"/>
        </w:rPr>
        <w:t xml:space="preserve">- идентификационный код закупки, наименование, место нахождения Заказчика, наименование объекта закупки, место поставки Товара, информацию о Поставщике, </w:t>
      </w:r>
      <w:r>
        <w:rPr>
          <w:rFonts w:ascii="Times New Roman" w:eastAsia="Times New Roman" w:hAnsi="Times New Roman"/>
          <w:sz w:val="24"/>
          <w:szCs w:val="24"/>
          <w:lang w:eastAsia="ru-RU"/>
        </w:rPr>
        <w:t xml:space="preserve">предусмотренную </w:t>
      </w:r>
      <w:r>
        <w:rPr>
          <w:rFonts w:ascii="Times New Roman" w:eastAsia="Times New Roman" w:hAnsi="Times New Roman"/>
          <w:color w:val="000000" w:themeColor="text1"/>
          <w:sz w:val="24"/>
          <w:szCs w:val="24"/>
          <w:lang w:eastAsia="ru-RU"/>
        </w:rPr>
        <w:t>подпунктами "а", "г" и "е" части 1 статьи 43 Закона о контрактной системе, единицу измерения поставленного Товара;</w:t>
      </w:r>
    </w:p>
    <w:p w14:paraId="765AD9A0" w14:textId="77777777" w:rsidR="001D41C9" w:rsidRDefault="00A9316C">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наименование поставленного Товара;</w:t>
      </w:r>
    </w:p>
    <w:p w14:paraId="165BC48A" w14:textId="77777777" w:rsidR="001D41C9" w:rsidRDefault="00A9316C">
      <w:pPr>
        <w:pStyle w:val="ConsPlusNonformat"/>
        <w:tabs>
          <w:tab w:val="left" w:pos="709"/>
        </w:tabs>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наименование страны происхождения поставленного Товара;</w:t>
      </w:r>
    </w:p>
    <w:p w14:paraId="598FADE2" w14:textId="77777777" w:rsidR="001D41C9" w:rsidRDefault="00A9316C">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информацию о количестве поставленного Товара;</w:t>
      </w:r>
    </w:p>
    <w:p w14:paraId="780EA970" w14:textId="77777777" w:rsidR="001D41C9" w:rsidRDefault="00A9316C">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стоимость исполненных Поставщиком обязательств, предусмотренных Контрактом, с указанием цены за единицу поставленного Товара;</w:t>
      </w:r>
    </w:p>
    <w:p w14:paraId="658734EE" w14:textId="77777777" w:rsidR="001D41C9" w:rsidRDefault="00A9316C">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3.5.2. Иную информацию с учетом требований, установленных в соответствии с ч. 3 ст. 5 Закона о контрактной системе.</w:t>
      </w:r>
    </w:p>
    <w:p w14:paraId="0F06896C"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3.5.3.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3.5.1. настоящего Контракта информация, содержащаяся в документе о приемке.</w:t>
      </w:r>
    </w:p>
    <w:p w14:paraId="08D2AA7C"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 xml:space="preserve">3.5.4. Документ о приемке, подписанный Поставщиком, не позднее 1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w:t>
      </w:r>
    </w:p>
    <w:p w14:paraId="14E31E02"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6802E6BA"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 xml:space="preserve">3.6. Не позднее 20 (двадцати) рабочих дней, следующих за днем поступления документа о приемке, Заказчик осуществляет одно из следующих действий: </w:t>
      </w:r>
    </w:p>
    <w:p w14:paraId="525A49A8"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 xml:space="preserve">3.6.1. В случае создания Заказчиком приемочной комиссии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w:t>
      </w:r>
    </w:p>
    <w:p w14:paraId="6CC894EF"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66068C08"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 xml:space="preserve">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w:t>
      </w:r>
    </w:p>
    <w:p w14:paraId="24370ED0"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 При этом члены приемочной комиссии подписывают документ о приемке и акт комиссионной приемки.</w:t>
      </w:r>
    </w:p>
    <w:p w14:paraId="6F3FF75C" w14:textId="77777777" w:rsidR="001D41C9" w:rsidRDefault="00A9316C">
      <w:pPr>
        <w:pStyle w:val="ConsPlusNonformat"/>
        <w:tabs>
          <w:tab w:val="left" w:pos="709"/>
        </w:tabs>
        <w:ind w:firstLine="567"/>
        <w:jc w:val="both"/>
        <w:rPr>
          <w:rFonts w:ascii="Times New Roman" w:eastAsiaTheme="minorHAnsi" w:hAnsi="Times New Roman" w:cs="Times New Roman"/>
          <w:sz w:val="24"/>
          <w:szCs w:val="24"/>
          <w:lang w:eastAsia="ru-RU"/>
        </w:rPr>
      </w:pPr>
      <w:r>
        <w:rPr>
          <w:rFonts w:ascii="Times New Roman" w:eastAsiaTheme="minorHAnsi" w:hAnsi="Times New Roman" w:cs="Times New Roman"/>
          <w:sz w:val="24"/>
          <w:szCs w:val="24"/>
          <w:lang w:eastAsia="ru-RU"/>
        </w:rPr>
        <w:t>3.6.2. В случае приемки результатов исполнения Контракта без создания приемочной комиссии Заказчик подписывает документ о приемке либо направляет в письменной форме мотивированный отказ от подписания такого документа.</w:t>
      </w:r>
    </w:p>
    <w:p w14:paraId="04016E4D"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lastRenderedPageBreak/>
        <w:t>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w:t>
      </w:r>
    </w:p>
    <w:p w14:paraId="45F12669"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4F5B6AF4"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3.7.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настоящей частью Контракта.</w:t>
      </w:r>
    </w:p>
    <w:p w14:paraId="0122E032"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Датой приемки Товара считается дата размещения в единой информационной системе документа о приемке, подписанного Заказчиком.</w:t>
      </w:r>
    </w:p>
    <w:p w14:paraId="31FF9191"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Внесение исправлений в документ о приемке, оформленный в соответствии с частью 13 ст. 94 Закона о контрактной системе и положениями настоящего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34803262"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3.8.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35199C40"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3.9.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3.5.1 Контракта.</w:t>
      </w:r>
    </w:p>
    <w:p w14:paraId="328C1FC0" w14:textId="77777777" w:rsidR="001D41C9" w:rsidRDefault="00A9316C">
      <w:pPr>
        <w:pStyle w:val="ConsPlusNonformat"/>
        <w:tabs>
          <w:tab w:val="left" w:pos="709"/>
        </w:tabs>
        <w:ind w:firstLine="567"/>
        <w:jc w:val="both"/>
        <w:rPr>
          <w:rFonts w:ascii="Times New Roman" w:eastAsiaTheme="minorHAnsi" w:hAnsi="Times New Roman" w:cstheme="minorBidi"/>
          <w:sz w:val="24"/>
          <w:szCs w:val="24"/>
          <w:lang w:eastAsia="ru-RU"/>
        </w:rPr>
      </w:pPr>
      <w:r>
        <w:rPr>
          <w:rFonts w:ascii="Times New Roman" w:eastAsiaTheme="minorHAnsi" w:hAnsi="Times New Roman" w:cstheme="minorBidi"/>
          <w:sz w:val="24"/>
          <w:szCs w:val="24"/>
          <w:lang w:eastAsia="ru-RU"/>
        </w:rPr>
        <w:t>3.10.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44AAD870" w14:textId="77777777" w:rsidR="001D41C9" w:rsidRDefault="001D41C9">
      <w:pPr>
        <w:spacing w:after="0" w:line="240" w:lineRule="auto"/>
        <w:ind w:firstLine="705"/>
        <w:jc w:val="both"/>
        <w:rPr>
          <w:rFonts w:ascii="Times New Roman" w:eastAsia="Times New Roman" w:hAnsi="Times New Roman"/>
          <w:b/>
          <w:bCs/>
          <w:sz w:val="24"/>
          <w:szCs w:val="24"/>
          <w:lang w:eastAsia="ru-RU"/>
        </w:rPr>
      </w:pPr>
    </w:p>
    <w:p w14:paraId="693E0E0C"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IV. ВЗАИМОДЕЙСТВИЕ СТОРОН</w:t>
      </w:r>
    </w:p>
    <w:p w14:paraId="0CADE44A" w14:textId="77777777" w:rsidR="001D41C9" w:rsidRDefault="001D41C9">
      <w:pPr>
        <w:spacing w:after="0" w:line="240" w:lineRule="auto"/>
        <w:ind w:firstLine="705"/>
        <w:rPr>
          <w:rFonts w:ascii="Times New Roman" w:eastAsia="Times New Roman" w:hAnsi="Times New Roman"/>
          <w:b/>
          <w:bCs/>
          <w:sz w:val="24"/>
          <w:szCs w:val="24"/>
          <w:lang w:eastAsia="ru-RU"/>
        </w:rPr>
      </w:pPr>
    </w:p>
    <w:p w14:paraId="061B9D04"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9" w:name="P1497"/>
      <w:bookmarkEnd w:id="9"/>
      <w:r>
        <w:rPr>
          <w:rFonts w:ascii="Times New Roman" w:eastAsia="Calibri" w:hAnsi="Times New Roman" w:cs="Times New Roman"/>
          <w:sz w:val="24"/>
          <w:szCs w:val="24"/>
          <w:lang w:eastAsia="en-US"/>
        </w:rPr>
        <w:t>4.1. Поставщик обязан:</w:t>
      </w:r>
    </w:p>
    <w:p w14:paraId="6C63436B"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4.1.1. поставить Товар в порядке, количестве, в срок и на условиях, предусмотренных Контрактом и Описанием объекта закупки;</w:t>
      </w:r>
    </w:p>
    <w:p w14:paraId="371E5D14"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0" w:name="P1499"/>
      <w:bookmarkEnd w:id="10"/>
      <w:r>
        <w:rPr>
          <w:rFonts w:ascii="Times New Roman" w:eastAsia="Calibri" w:hAnsi="Times New Roman" w:cs="Times New Roman"/>
          <w:sz w:val="24"/>
          <w:szCs w:val="24"/>
          <w:lang w:eastAsia="en-US"/>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22E58FD3"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5BCB5709" w14:textId="77777777" w:rsidR="001D41C9" w:rsidRDefault="00A9316C">
      <w:pPr>
        <w:spacing w:after="0" w:line="240" w:lineRule="auto"/>
        <w:ind w:firstLine="567"/>
        <w:jc w:val="both"/>
        <w:rPr>
          <w:rFonts w:ascii="Times New Roman" w:hAnsi="Times New Roman"/>
          <w:sz w:val="24"/>
          <w:szCs w:val="24"/>
        </w:rPr>
      </w:pPr>
      <w:bookmarkStart w:id="11" w:name="P1502"/>
      <w:bookmarkStart w:id="12" w:name="P1504"/>
      <w:bookmarkEnd w:id="11"/>
      <w:bookmarkEnd w:id="12"/>
      <w:r>
        <w:rPr>
          <w:rFonts w:ascii="Times New Roman" w:hAnsi="Times New Roman"/>
          <w:sz w:val="24"/>
          <w:szCs w:val="24"/>
        </w:rPr>
        <w:t>4.1.4. в случае принятия решения об одностороннем отказе от исполнения Контракта руководствоваться положениями ст. 95 Закона о контрактной системе;</w:t>
      </w:r>
    </w:p>
    <w:p w14:paraId="22D6D5C1"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3" w:name="P1505"/>
      <w:bookmarkEnd w:id="13"/>
      <w:r>
        <w:rPr>
          <w:rFonts w:ascii="Times New Roman" w:eastAsia="Calibri" w:hAnsi="Times New Roman" w:cs="Times New Roman"/>
          <w:sz w:val="24"/>
          <w:szCs w:val="24"/>
          <w:lang w:eastAsia="en-US"/>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6D30CA8"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4" w:name="P1507"/>
      <w:bookmarkEnd w:id="14"/>
      <w:r>
        <w:rPr>
          <w:rFonts w:ascii="Times New Roman" w:eastAsia="Calibri" w:hAnsi="Times New Roman" w:cs="Times New Roman"/>
          <w:sz w:val="24"/>
          <w:szCs w:val="24"/>
          <w:lang w:eastAsia="en-US"/>
        </w:rPr>
        <w:t>4.2. Поставщик вправе:</w:t>
      </w:r>
    </w:p>
    <w:p w14:paraId="09993DB6"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4.2.1. требовать от Заказчика произвести приемку Товара в порядке и в сроки, предусмотренные Контрактом;</w:t>
      </w:r>
    </w:p>
    <w:p w14:paraId="56E116D4"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5" w:name="P1518"/>
      <w:bookmarkEnd w:id="15"/>
      <w:r>
        <w:rPr>
          <w:rFonts w:ascii="Times New Roman" w:eastAsia="Calibri" w:hAnsi="Times New Roman" w:cs="Times New Roman"/>
          <w:sz w:val="24"/>
          <w:szCs w:val="24"/>
          <w:lang w:eastAsia="en-US"/>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1435A733"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6" w:name="P1519"/>
      <w:bookmarkEnd w:id="16"/>
      <w:r>
        <w:rPr>
          <w:rFonts w:ascii="Times New Roman" w:eastAsia="Calibri" w:hAnsi="Times New Roman" w:cs="Times New Roman"/>
          <w:sz w:val="24"/>
          <w:szCs w:val="24"/>
          <w:lang w:eastAsia="en-US"/>
        </w:rPr>
        <w:lastRenderedPageBreak/>
        <w:t>4.2.3. принять решение об одностороннем отказе от исполнения Контракта в соответствии с гражданским законодательством;</w:t>
      </w:r>
    </w:p>
    <w:p w14:paraId="695BFD62"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4.2.4. требовать возмещения убытков, уплаты неустоек (штрафов, пеней)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w:t>
      </w:r>
    </w:p>
    <w:p w14:paraId="091478BD"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17" w:name="P1521"/>
      <w:bookmarkEnd w:id="17"/>
      <w:r>
        <w:rPr>
          <w:rFonts w:ascii="Times New Roman" w:eastAsia="Calibri" w:hAnsi="Times New Roman" w:cs="Times New Roman"/>
          <w:sz w:val="24"/>
          <w:szCs w:val="24"/>
          <w:lang w:eastAsia="en-US"/>
        </w:rPr>
        <w:t>4.2.5. по согласованию с Заказчиком (путем заключения дополнительного соглашения в порядке, предусмотренном п. 13.3. Контракта)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4 статьи 14 Закона о контрактной системе (Собрание законодательства Российской Федерации, 2013, № 14, ст. 1652; 2015, № 29, ст. 4353).</w:t>
      </w:r>
    </w:p>
    <w:p w14:paraId="71689FDB"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4.3. Заказчик обязуется:</w:t>
      </w:r>
    </w:p>
    <w:p w14:paraId="55C99369" w14:textId="77777777" w:rsidR="001D41C9" w:rsidRDefault="00A9316C">
      <w:pPr>
        <w:pStyle w:val="ConsPlusNormal"/>
        <w:ind w:firstLine="567"/>
        <w:jc w:val="both"/>
        <w:rPr>
          <w:rFonts w:ascii="Times New Roman" w:hAnsi="Times New Roman" w:cs="Times New Roman"/>
          <w:sz w:val="24"/>
          <w:szCs w:val="24"/>
        </w:rPr>
      </w:pPr>
      <w:r>
        <w:rPr>
          <w:rFonts w:ascii="Times New Roman" w:eastAsia="Calibri" w:hAnsi="Times New Roman" w:cs="Times New Roman"/>
          <w:sz w:val="24"/>
          <w:szCs w:val="24"/>
          <w:lang w:eastAsia="en-US"/>
        </w:rPr>
        <w:t>4.3.1. обеспечить своевременную приемку и оплату поставленного Товара надлежащего качества в порядке и сроки, предусмотренные Контрактом;</w:t>
      </w:r>
    </w:p>
    <w:p w14:paraId="312910EA" w14:textId="77777777" w:rsidR="001D41C9" w:rsidRDefault="00A9316C">
      <w:pPr>
        <w:spacing w:after="0" w:line="240" w:lineRule="auto"/>
        <w:ind w:firstLine="567"/>
        <w:jc w:val="both"/>
        <w:rPr>
          <w:rFonts w:ascii="Times New Roman" w:hAnsi="Times New Roman"/>
          <w:sz w:val="24"/>
          <w:szCs w:val="24"/>
          <w:lang w:eastAsia="ru-RU"/>
        </w:rPr>
      </w:pPr>
      <w:bookmarkStart w:id="18" w:name="P1525"/>
      <w:bookmarkEnd w:id="18"/>
      <w:r>
        <w:rPr>
          <w:rFonts w:ascii="Times New Roman" w:hAnsi="Times New Roman"/>
          <w:sz w:val="24"/>
          <w:szCs w:val="24"/>
        </w:rPr>
        <w:t xml:space="preserve">4.3.2. принять решение об одностороннем отказе от исполнения Контракта </w:t>
      </w:r>
      <w:bookmarkStart w:id="19" w:name="P1526"/>
      <w:bookmarkEnd w:id="19"/>
      <w:r>
        <w:rPr>
          <w:rFonts w:ascii="Times New Roman" w:hAnsi="Times New Roman"/>
          <w:sz w:val="24"/>
          <w:szCs w:val="24"/>
          <w:lang w:eastAsia="ru-RU"/>
        </w:rPr>
        <w:t>в случаях:</w:t>
      </w:r>
    </w:p>
    <w:p w14:paraId="0F7ABED2" w14:textId="77777777" w:rsidR="001D41C9" w:rsidRDefault="00A9316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72F741A6" w14:textId="77777777" w:rsidR="001D41C9" w:rsidRDefault="00A9316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ходе исполнения Контракта установлено, что 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установленным извещением об осуществлении закупки требованиям к участникам закупки, что позволило ему стать победителем определения поставщика (подрядчика, исполнителя);</w:t>
      </w:r>
    </w:p>
    <w:p w14:paraId="129E6276" w14:textId="77777777" w:rsidR="001D41C9" w:rsidRDefault="00A9316C">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в иных случаях, установленных частью 15 статьи 95 Закона о контрактной системе;</w:t>
      </w:r>
    </w:p>
    <w:p w14:paraId="613404BC" w14:textId="77777777" w:rsidR="001D41C9" w:rsidRDefault="00A9316C">
      <w:pPr>
        <w:spacing w:after="0" w:line="240" w:lineRule="auto"/>
        <w:ind w:firstLine="567"/>
        <w:jc w:val="both"/>
        <w:rPr>
          <w:rFonts w:ascii="Times New Roman" w:hAnsi="Times New Roman"/>
          <w:sz w:val="24"/>
          <w:szCs w:val="24"/>
        </w:rPr>
      </w:pPr>
      <w:r>
        <w:rPr>
          <w:rFonts w:ascii="Times New Roman" w:hAnsi="Times New Roman"/>
          <w:sz w:val="24"/>
          <w:szCs w:val="24"/>
        </w:rPr>
        <w:t>4.3.3. в случае принятия Заказчиком решения об одностороннем отказе от исполнения Контракта, заключенного по результатам проведения электронных процедур, Заказчик руководствуется положениями ст. 95 Закона о контрактной системе.</w:t>
      </w:r>
    </w:p>
    <w:p w14:paraId="23A67F28"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4.3.4. требовать уплаты неустоек (штрафов, пеней)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w:t>
      </w:r>
    </w:p>
    <w:p w14:paraId="4568F9B9"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4.3.5. провести экспертизу поставленного Товара для проверки его соответствия условиям Контракта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67410007"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20" w:name="P1529"/>
      <w:bookmarkEnd w:id="20"/>
      <w:r>
        <w:rPr>
          <w:rFonts w:ascii="Times New Roman" w:eastAsia="Calibri" w:hAnsi="Times New Roman" w:cs="Times New Roman"/>
          <w:sz w:val="24"/>
          <w:szCs w:val="24"/>
          <w:lang w:eastAsia="en-US"/>
        </w:rPr>
        <w:t>4.4. Заказчик вправе:</w:t>
      </w:r>
    </w:p>
    <w:p w14:paraId="43AAF3DF"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4.4.1. требовать от Поставщика надлежащего исполнения обязательств по Контракту;</w:t>
      </w:r>
    </w:p>
    <w:p w14:paraId="105A77FF"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4.4.2. требовать от Поставщика своевременного устранения недостатков, выявленных как в ходе приемки, так и в течение гарантийного периода;</w:t>
      </w:r>
    </w:p>
    <w:p w14:paraId="79BA3E23"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78EEB002"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4.4.4. требовать возмещения убытков в соответствии с </w:t>
      </w:r>
      <w:hyperlink w:anchor="P1550" w:tooltip="#P1550" w:history="1">
        <w:r>
          <w:rPr>
            <w:rFonts w:ascii="Times New Roman" w:eastAsia="Calibri" w:hAnsi="Times New Roman" w:cs="Times New Roman"/>
            <w:sz w:val="24"/>
            <w:szCs w:val="24"/>
            <w:lang w:eastAsia="en-US"/>
          </w:rPr>
          <w:t>разделом VI</w:t>
        </w:r>
      </w:hyperlink>
      <w:r>
        <w:rPr>
          <w:rFonts w:ascii="Times New Roman" w:eastAsia="Calibri" w:hAnsi="Times New Roman" w:cs="Times New Roman"/>
          <w:sz w:val="24"/>
          <w:szCs w:val="24"/>
          <w:lang w:eastAsia="en-US"/>
        </w:rPr>
        <w:t xml:space="preserve"> Контракта, причиненных по вине Поставщика;</w:t>
      </w:r>
    </w:p>
    <w:p w14:paraId="77E3411F"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21" w:name="P1534"/>
      <w:bookmarkEnd w:id="21"/>
      <w:r>
        <w:rPr>
          <w:rFonts w:ascii="Times New Roman" w:eastAsia="Calibri" w:hAnsi="Times New Roman" w:cs="Times New Roman"/>
          <w:sz w:val="24"/>
          <w:szCs w:val="24"/>
          <w:lang w:eastAsia="en-US"/>
        </w:rPr>
        <w:t>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644640F7" w14:textId="77777777" w:rsidR="001D41C9" w:rsidRDefault="00A9316C">
      <w:pPr>
        <w:pStyle w:val="ConsPlusNormal"/>
        <w:ind w:firstLine="567"/>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4.4.6. отказаться от приемки и оплаты Товара, не соответствующего условиям Контракта;</w:t>
      </w:r>
    </w:p>
    <w:p w14:paraId="76372390"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22" w:name="P1536"/>
      <w:bookmarkEnd w:id="22"/>
      <w:r>
        <w:rPr>
          <w:rFonts w:ascii="Times New Roman" w:eastAsia="Calibri" w:hAnsi="Times New Roman" w:cs="Times New Roman"/>
          <w:sz w:val="24"/>
          <w:szCs w:val="24"/>
          <w:lang w:eastAsia="en-US"/>
        </w:rPr>
        <w:t>4.4.7. принять решение об одностороннем отказе от исполнения Контракта в соответствии с гражданским законодательством;</w:t>
      </w:r>
    </w:p>
    <w:p w14:paraId="3C5C315E" w14:textId="77777777" w:rsidR="001D41C9" w:rsidRDefault="00A9316C">
      <w:pPr>
        <w:pStyle w:val="ConsPlusNormal"/>
        <w:ind w:firstLine="567"/>
        <w:jc w:val="both"/>
        <w:rPr>
          <w:rFonts w:ascii="Times New Roman" w:eastAsia="Calibri" w:hAnsi="Times New Roman" w:cs="Times New Roman"/>
          <w:sz w:val="24"/>
          <w:szCs w:val="24"/>
          <w:lang w:eastAsia="en-US"/>
        </w:rPr>
      </w:pPr>
      <w:bookmarkStart w:id="23" w:name="P1537"/>
      <w:bookmarkEnd w:id="23"/>
      <w:r>
        <w:rPr>
          <w:rFonts w:ascii="Times New Roman" w:eastAsia="Calibri" w:hAnsi="Times New Roman" w:cs="Times New Roman"/>
          <w:sz w:val="24"/>
          <w:szCs w:val="24"/>
          <w:lang w:eastAsia="en-US"/>
        </w:rPr>
        <w:t xml:space="preserve">4.4.8. до принятия решения об одностороннем отказе от исполнения Контракта провести </w:t>
      </w:r>
      <w:r>
        <w:rPr>
          <w:rFonts w:ascii="Times New Roman" w:eastAsia="Calibri" w:hAnsi="Times New Roman" w:cs="Times New Roman"/>
          <w:sz w:val="24"/>
          <w:szCs w:val="24"/>
          <w:lang w:eastAsia="en-US"/>
        </w:rPr>
        <w:lastRenderedPageBreak/>
        <w:t>экспертизу поставленного Товара с привлечением экспертов, экспертных организаций.</w:t>
      </w:r>
    </w:p>
    <w:p w14:paraId="37DEA5E9"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738FAF69"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bookmarkStart w:id="24" w:name="P1539"/>
      <w:bookmarkEnd w:id="24"/>
      <w:r>
        <w:rPr>
          <w:rFonts w:ascii="Times New Roman" w:eastAsia="Times New Roman" w:hAnsi="Times New Roman"/>
          <w:b/>
          <w:bCs/>
          <w:sz w:val="24"/>
          <w:szCs w:val="24"/>
          <w:lang w:eastAsia="ru-RU"/>
        </w:rPr>
        <w:t>V. КАЧЕСТВО ТОВАРА</w:t>
      </w:r>
    </w:p>
    <w:p w14:paraId="6A495231"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19E3162B"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5.1. Поставщик гарантирует, что поставляемый Товар соответствует требованиям, установленным Контрактом.</w:t>
      </w:r>
    </w:p>
    <w:p w14:paraId="37D62678"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2D8EA1F0"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53E72D95"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5.3. Товар должен быть упакован и замаркирован в соответствии с действующими стандартами.</w:t>
      </w:r>
    </w:p>
    <w:p w14:paraId="66CC8C36"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502BE0B6" w14:textId="77777777" w:rsidR="001D41C9" w:rsidRDefault="00A9316C">
      <w:pPr>
        <w:pStyle w:val="ConsPlusNormal"/>
        <w:ind w:firstLine="540"/>
        <w:jc w:val="both"/>
        <w:rPr>
          <w:rFonts w:ascii="Times New Roman" w:hAnsi="Times New Roman" w:cs="Times New Roman"/>
          <w:sz w:val="24"/>
          <w:szCs w:val="24"/>
        </w:rPr>
      </w:pPr>
      <w:bookmarkStart w:id="25" w:name="P1546"/>
      <w:bookmarkEnd w:id="25"/>
      <w:r>
        <w:rPr>
          <w:rFonts w:ascii="Times New Roman" w:eastAsia="Calibri" w:hAnsi="Times New Roman" w:cs="Times New Roman"/>
          <w:sz w:val="24"/>
          <w:szCs w:val="24"/>
          <w:lang w:eastAsia="en-US"/>
        </w:rPr>
        <w:t>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Приложении № 1 к Контракту.</w:t>
      </w:r>
    </w:p>
    <w:p w14:paraId="3E5891F0" w14:textId="77777777" w:rsidR="001D41C9" w:rsidRDefault="00A9316C">
      <w:pPr>
        <w:pStyle w:val="ConsPlusNormal"/>
        <w:ind w:firstLine="540"/>
        <w:jc w:val="both"/>
        <w:rPr>
          <w:rFonts w:ascii="Times New Roman" w:eastAsia="Calibri" w:hAnsi="Times New Roman" w:cs="Times New Roman"/>
          <w:sz w:val="24"/>
          <w:szCs w:val="24"/>
          <w:lang w:eastAsia="en-US"/>
        </w:rPr>
      </w:pPr>
      <w:bookmarkStart w:id="26" w:name="P1547"/>
      <w:bookmarkEnd w:id="26"/>
      <w:r>
        <w:rPr>
          <w:rFonts w:ascii="Times New Roman" w:eastAsia="Calibri" w:hAnsi="Times New Roman" w:cs="Times New Roman"/>
          <w:sz w:val="24"/>
          <w:szCs w:val="24"/>
          <w:lang w:eastAsia="en-US"/>
        </w:rPr>
        <w:t>5.5. Требования к предоставлению гарантии производителя и (или) Поставщика Товара и к сроку действия такой гарантии указаны в Приложении № 1 к Контракту.</w:t>
      </w:r>
    </w:p>
    <w:p w14:paraId="66E38CA3"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42972AFF"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 ОТВЕТСТВЕННОСТЬ СТОРОН</w:t>
      </w:r>
      <w:bookmarkStart w:id="27" w:name="P1550"/>
      <w:bookmarkEnd w:id="27"/>
    </w:p>
    <w:p w14:paraId="3C59540D"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49FA414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20A7105E"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442BBC3E" w14:textId="77777777" w:rsidR="001D41C9" w:rsidRDefault="00A9316C">
      <w:pPr>
        <w:pStyle w:val="ConsPlusNormal"/>
        <w:ind w:firstLine="540"/>
        <w:jc w:val="both"/>
        <w:rPr>
          <w:rFonts w:ascii="Times New Roman" w:eastAsiaTheme="minorHAnsi" w:hAnsi="Times New Roman"/>
          <w:sz w:val="24"/>
          <w:szCs w:val="24"/>
        </w:rPr>
      </w:pPr>
      <w:r>
        <w:rPr>
          <w:rFonts w:ascii="Times New Roman" w:eastAsia="Calibri" w:hAnsi="Times New Roman" w:cs="Times New Roman"/>
          <w:sz w:val="24"/>
          <w:szCs w:val="24"/>
          <w:lang w:eastAsia="en-US"/>
        </w:rPr>
        <w:t xml:space="preserve">6.3. </w:t>
      </w:r>
      <w:r>
        <w:rPr>
          <w:rFonts w:ascii="Times New Roman" w:eastAsiaTheme="minorHAnsi" w:hAnsi="Times New Roman"/>
          <w:sz w:val="24"/>
          <w:szCs w:val="24"/>
        </w:rPr>
        <w:t>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5CE1650C" w14:textId="77777777" w:rsidR="001D41C9" w:rsidRDefault="00A9316C">
      <w:pPr>
        <w:widowControl w:val="0"/>
        <w:spacing w:after="0" w:line="240" w:lineRule="auto"/>
        <w:ind w:firstLine="709"/>
        <w:jc w:val="both"/>
        <w:rPr>
          <w:rFonts w:ascii="Times New Roman" w:eastAsiaTheme="minorHAnsi" w:hAnsi="Times New Roman"/>
          <w:sz w:val="24"/>
          <w:szCs w:val="24"/>
        </w:rPr>
      </w:pPr>
      <w:r>
        <w:rPr>
          <w:rFonts w:ascii="Times New Roman" w:hAnsi="Times New Roman"/>
          <w:sz w:val="24"/>
          <w:szCs w:val="24"/>
        </w:rPr>
        <w:t xml:space="preserve">6.4. </w:t>
      </w:r>
      <w:r>
        <w:rPr>
          <w:rFonts w:ascii="Times New Roman" w:eastAsiaTheme="minorHAnsi" w:hAnsi="Times New Roman"/>
          <w:sz w:val="24"/>
          <w:szCs w:val="24"/>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r>
        <w:rPr>
          <w:rFonts w:ascii="Times New Roman" w:hAnsi="Times New Roman"/>
          <w:sz w:val="24"/>
          <w:szCs w:val="24"/>
        </w:rPr>
        <w:t>Правилами</w:t>
      </w:r>
      <w:r>
        <w:rPr>
          <w:rFonts w:ascii="Times New Roman" w:eastAsiaTheme="minorHAnsi" w:hAnsi="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(Собрание законодательства Российской Федерации, 2017, N 36, ст. 5458; 2019, N 32, ст. 4721) (далее - Правила), </w:t>
      </w:r>
    </w:p>
    <w:p w14:paraId="4DEE64FC" w14:textId="77777777" w:rsidR="001D41C9" w:rsidRDefault="00A9316C">
      <w:pPr>
        <w:widowControl w:val="0"/>
        <w:spacing w:after="0" w:line="240" w:lineRule="auto"/>
        <w:ind w:firstLine="709"/>
        <w:jc w:val="both"/>
        <w:rPr>
          <w:rFonts w:ascii="Times New Roman" w:hAnsi="Times New Roman"/>
          <w:sz w:val="24"/>
          <w:szCs w:val="24"/>
        </w:rPr>
      </w:pPr>
      <w:r>
        <w:rPr>
          <w:rFonts w:ascii="Times New Roman" w:hAnsi="Times New Roman"/>
          <w:sz w:val="24"/>
          <w:szCs w:val="24"/>
        </w:rPr>
        <w:lastRenderedPageBreak/>
        <w:t>и устанавливается в размере 10 процентов цены Контракта.</w:t>
      </w:r>
    </w:p>
    <w:p w14:paraId="4DA4F967" w14:textId="77777777" w:rsidR="001D41C9" w:rsidRDefault="00A9316C">
      <w:pPr>
        <w:pStyle w:val="ConsPlusNormal"/>
        <w:ind w:firstLine="709"/>
        <w:jc w:val="both"/>
        <w:rPr>
          <w:rFonts w:ascii="Times New Roman" w:hAnsi="Times New Roman"/>
          <w:sz w:val="24"/>
          <w:szCs w:val="24"/>
        </w:rPr>
      </w:pPr>
      <w:r>
        <w:rPr>
          <w:rFonts w:ascii="Times New Roman" w:eastAsia="Calibri" w:hAnsi="Times New Roman" w:cs="Times New Roman"/>
          <w:sz w:val="24"/>
          <w:szCs w:val="24"/>
          <w:lang w:eastAsia="en-US"/>
        </w:rPr>
        <w:t xml:space="preserve">6.4.1. </w:t>
      </w:r>
      <w:r>
        <w:rPr>
          <w:rFonts w:ascii="Times New Roman" w:hAnsi="Times New Roman"/>
          <w:sz w:val="24"/>
          <w:szCs w:val="24"/>
        </w:rPr>
        <w:t>В случае, если Контракт заключается с победителем закупки (или с иным участником закупки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 штрафа устанавливается в соответствии с пунктом 5 Правил:</w:t>
      </w:r>
    </w:p>
    <w:p w14:paraId="4D00C6CC" w14:textId="77777777" w:rsidR="001D41C9" w:rsidRDefault="00A9316C">
      <w:pPr>
        <w:pStyle w:val="ConsPlusNormal"/>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а) в случае если цена Контракта не превышает начальную (максимальную) цену Контракта:</w:t>
      </w:r>
    </w:p>
    <w:p w14:paraId="31D76CE8" w14:textId="77777777" w:rsidR="001D41C9" w:rsidRDefault="00A9316C">
      <w:pPr>
        <w:pStyle w:val="ConsPlusNormal"/>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10 процентов начальной (максимальной) цены Контракта, если цена Контракта не превышает 3 млн. рублей;</w:t>
      </w:r>
    </w:p>
    <w:p w14:paraId="3079D03B" w14:textId="77777777" w:rsidR="001D41C9" w:rsidRDefault="00A9316C">
      <w:pPr>
        <w:pStyle w:val="ConsPlusNormal"/>
        <w:ind w:firstLine="709"/>
        <w:jc w:val="both"/>
        <w:rPr>
          <w:rFonts w:ascii="Times New Roman" w:eastAsia="Calibri" w:hAnsi="Times New Roman" w:cs="Times New Roman"/>
          <w:sz w:val="24"/>
          <w:szCs w:val="24"/>
        </w:rPr>
      </w:pPr>
      <w:bookmarkStart w:id="28" w:name="undefined"/>
      <w:bookmarkEnd w:id="28"/>
      <w:r>
        <w:rPr>
          <w:rFonts w:ascii="Times New Roman" w:eastAsia="Calibri" w:hAnsi="Times New Roman" w:cs="Times New Roman"/>
          <w:sz w:val="24"/>
          <w:szCs w:val="24"/>
          <w:lang w:eastAsia="en-US"/>
        </w:rPr>
        <w:t>б) в случае если цена Контракта превышает начальную (максимальную) цену Контракта:</w:t>
      </w:r>
    </w:p>
    <w:p w14:paraId="4C363A01" w14:textId="77777777" w:rsidR="001D41C9" w:rsidRDefault="00A9316C">
      <w:pPr>
        <w:pStyle w:val="ConsPlusNormal"/>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10 процентов цены Контракта, если цена Контракта не превышает 3 млн. рублей;</w:t>
      </w:r>
    </w:p>
    <w:p w14:paraId="575C18A5" w14:textId="77777777" w:rsidR="001D41C9" w:rsidRDefault="00A9316C">
      <w:pPr>
        <w:pStyle w:val="ConsPlusNormal"/>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5 процентов цены Контракта, если цена Контракта составляет от 3 млн. рублей до 50 млн. рублей (включительно);</w:t>
      </w:r>
    </w:p>
    <w:p w14:paraId="032A5B72" w14:textId="77777777" w:rsidR="001D41C9" w:rsidRDefault="00A9316C">
      <w:pPr>
        <w:pStyle w:val="ConsPlusNormal"/>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1 процент цены Контракта, если цена Контракта составляет от 50 млн. рублей до 100 млн. рублей (включительно).</w:t>
      </w:r>
    </w:p>
    <w:p w14:paraId="0B02CE4D" w14:textId="77777777" w:rsidR="001D41C9" w:rsidRDefault="00A9316C" w:rsidP="00DB74C8">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6.5. </w:t>
      </w:r>
      <w:r>
        <w:rPr>
          <w:rFonts w:ascii="Times New Roman" w:eastAsiaTheme="minorHAnsi" w:hAnsi="Times New Roman"/>
          <w:sz w:val="24"/>
          <w:szCs w:val="24"/>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w:t>
      </w:r>
      <w:r>
        <w:rPr>
          <w:rFonts w:ascii="Times New Roman" w:eastAsia="Calibri" w:hAnsi="Times New Roman" w:cs="Times New Roman"/>
          <w:sz w:val="24"/>
          <w:szCs w:val="24"/>
          <w:lang w:eastAsia="en-US"/>
        </w:rPr>
        <w:t>1000 рублей.;</w:t>
      </w:r>
    </w:p>
    <w:p w14:paraId="05B1280F" w14:textId="77777777" w:rsidR="001D41C9" w:rsidRDefault="00A9316C">
      <w:pPr>
        <w:pStyle w:val="ConsPlusNormal"/>
        <w:ind w:firstLine="540"/>
        <w:jc w:val="both"/>
        <w:rPr>
          <w:rFonts w:ascii="Times New Roman" w:eastAsiaTheme="minorHAnsi" w:hAnsi="Times New Roman"/>
          <w:sz w:val="24"/>
          <w:szCs w:val="24"/>
        </w:rPr>
      </w:pPr>
      <w:r>
        <w:rPr>
          <w:rFonts w:ascii="Times New Roman" w:eastAsiaTheme="minorHAnsi" w:hAnsi="Times New Roman"/>
          <w:sz w:val="24"/>
          <w:szCs w:val="24"/>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785A87E0" w14:textId="77777777" w:rsidR="00DB74C8"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6.7. </w:t>
      </w:r>
      <w:r>
        <w:rPr>
          <w:rFonts w:ascii="Times New Roman" w:eastAsiaTheme="minorHAnsi" w:hAnsi="Times New Roman"/>
          <w:sz w:val="24"/>
          <w:szCs w:val="24"/>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w:t>
      </w:r>
      <w:r>
        <w:rPr>
          <w:rFonts w:ascii="Times New Roman" w:eastAsia="Calibri" w:hAnsi="Times New Roman" w:cs="Times New Roman"/>
          <w:sz w:val="24"/>
          <w:szCs w:val="24"/>
          <w:lang w:eastAsia="en-US"/>
        </w:rPr>
        <w:t>1000 рублей.</w:t>
      </w:r>
    </w:p>
    <w:p w14:paraId="441B956A" w14:textId="77777777" w:rsidR="001D41C9" w:rsidRDefault="00A9316C">
      <w:pPr>
        <w:pStyle w:val="ConsPlusNormal"/>
        <w:ind w:firstLine="540"/>
        <w:jc w:val="both"/>
        <w:rPr>
          <w:rFonts w:ascii="Times New Roman" w:eastAsiaTheme="minorHAnsi" w:hAnsi="Times New Roman"/>
          <w:sz w:val="24"/>
          <w:szCs w:val="24"/>
        </w:rPr>
      </w:pPr>
      <w:r>
        <w:rPr>
          <w:rFonts w:ascii="Times New Roman" w:eastAsiaTheme="minorHAnsi" w:hAnsi="Times New Roman"/>
          <w:sz w:val="24"/>
          <w:szCs w:val="24"/>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п. 7.8 Контракта, начисляется пеня в размере, определенном в порядке, установленном в соответствии с </w:t>
      </w:r>
      <w:hyperlink r:id="rId9" w:tooltip="https://login.consultant.ru/link/?req=doc&amp;base=LAW&amp;n=357532&amp;dst=101081" w:history="1">
        <w:r>
          <w:rPr>
            <w:rFonts w:ascii="Times New Roman" w:eastAsiaTheme="minorHAnsi" w:hAnsi="Times New Roman"/>
            <w:sz w:val="24"/>
            <w:szCs w:val="24"/>
          </w:rPr>
          <w:t>п. 6.3</w:t>
        </w:r>
      </w:hyperlink>
      <w:r>
        <w:rPr>
          <w:rFonts w:ascii="Times New Roman" w:eastAsiaTheme="minorHAnsi" w:hAnsi="Times New Roman"/>
          <w:sz w:val="24"/>
          <w:szCs w:val="24"/>
        </w:rPr>
        <w:t xml:space="preserve"> Контракта.</w:t>
      </w:r>
    </w:p>
    <w:p w14:paraId="713FCBD0" w14:textId="77777777" w:rsidR="001D41C9" w:rsidRDefault="00A9316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6.9. Применение неустойки (штрафа, пени) не освобождает Стороны от исполнения обязательств по Контракту.</w:t>
      </w:r>
    </w:p>
    <w:p w14:paraId="377ACF44" w14:textId="77777777" w:rsidR="001D41C9" w:rsidRDefault="00A9316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7D6E4256" w14:textId="77777777" w:rsidR="001D41C9" w:rsidRDefault="00A9316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9F3C6E5" w14:textId="77777777" w:rsidR="001D41C9" w:rsidRDefault="00A9316C">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821F729"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7A13D408" w14:textId="77777777" w:rsidR="001D41C9" w:rsidRDefault="001D41C9">
      <w:pPr>
        <w:pStyle w:val="ConsPlusNormal"/>
        <w:ind w:firstLine="540"/>
        <w:jc w:val="both"/>
        <w:rPr>
          <w:rFonts w:ascii="Times New Roman" w:hAnsi="Times New Roman"/>
          <w:b/>
          <w:bCs/>
          <w:sz w:val="24"/>
          <w:szCs w:val="24"/>
        </w:rPr>
      </w:pPr>
    </w:p>
    <w:p w14:paraId="65BA2593"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VII. ОБЕСПЕЧЕНИЕ ИСПОЛНЕНИЯ КОНТРАКТА</w:t>
      </w:r>
    </w:p>
    <w:p w14:paraId="31405D2F"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0D439351" w14:textId="77777777" w:rsidR="001D41C9" w:rsidRDefault="00A9316C">
      <w:pPr>
        <w:spacing w:after="0" w:line="240" w:lineRule="auto"/>
        <w:ind w:firstLine="709"/>
        <w:jc w:val="both"/>
        <w:rPr>
          <w:rFonts w:ascii="Times New Roman" w:hAnsi="Times New Roman"/>
          <w:i/>
          <w:sz w:val="24"/>
          <w:szCs w:val="24"/>
        </w:rPr>
      </w:pPr>
      <w:bookmarkStart w:id="29" w:name="P1570"/>
      <w:bookmarkStart w:id="30" w:name="P1576"/>
      <w:bookmarkEnd w:id="29"/>
      <w:bookmarkEnd w:id="30"/>
      <w:r>
        <w:rPr>
          <w:rFonts w:ascii="Times New Roman" w:hAnsi="Times New Roman"/>
          <w:sz w:val="24"/>
          <w:szCs w:val="24"/>
        </w:rPr>
        <w:lastRenderedPageBreak/>
        <w:t xml:space="preserve">7.1. Размер обеспечения исполнения Контракта </w:t>
      </w:r>
      <w:r>
        <w:rPr>
          <w:rFonts w:ascii="Times New Roman" w:hAnsi="Times New Roman"/>
          <w:i/>
          <w:sz w:val="24"/>
          <w:szCs w:val="24"/>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hAnsi="Times New Roman"/>
          <w:sz w:val="24"/>
          <w:szCs w:val="24"/>
        </w:rPr>
        <w:t>.</w:t>
      </w:r>
    </w:p>
    <w:p w14:paraId="74774996"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При снижении цены в предложенной Поставщиком заявке на 25 (двадцать пять) процентов и более по отношению к начальной (максимальной) цене Контракта Поставщик, с которым заключается Контракт, предоставляет обеспечение исполнения Контракта с учетом положений ст. 37 Закона о контрактной системе.</w:t>
      </w:r>
    </w:p>
    <w:p w14:paraId="1F4F046B"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w:anchor="P1579" w:tooltip="#P1579" w:history="1">
        <w:r>
          <w:rPr>
            <w:rFonts w:ascii="Times New Roman" w:eastAsia="Calibri" w:hAnsi="Times New Roman" w:cs="Times New Roman"/>
            <w:sz w:val="24"/>
            <w:szCs w:val="24"/>
            <w:lang w:eastAsia="en-US"/>
          </w:rPr>
          <w:t>пунктами 7.6</w:t>
        </w:r>
      </w:hyperlink>
      <w:r>
        <w:rPr>
          <w:rFonts w:ascii="Times New Roman" w:eastAsia="Calibri" w:hAnsi="Times New Roman" w:cs="Times New Roman"/>
          <w:sz w:val="24"/>
          <w:szCs w:val="24"/>
          <w:lang w:eastAsia="en-US"/>
        </w:rPr>
        <w:t xml:space="preserve"> и </w:t>
      </w:r>
      <w:hyperlink w:anchor="P1580" w:tooltip="#P1580" w:history="1">
        <w:r>
          <w:rPr>
            <w:rFonts w:ascii="Times New Roman" w:eastAsia="Calibri" w:hAnsi="Times New Roman" w:cs="Times New Roman"/>
            <w:sz w:val="24"/>
            <w:szCs w:val="24"/>
            <w:lang w:eastAsia="en-US"/>
          </w:rPr>
          <w:t>7.7</w:t>
        </w:r>
      </w:hyperlink>
      <w:r>
        <w:rPr>
          <w:rFonts w:ascii="Times New Roman" w:eastAsia="Calibri" w:hAnsi="Times New Roman" w:cs="Times New Roman"/>
          <w:sz w:val="24"/>
          <w:szCs w:val="24"/>
          <w:lang w:eastAsia="en-US"/>
        </w:rPr>
        <w:t xml:space="preserve"> Контракта.</w:t>
      </w:r>
    </w:p>
    <w:p w14:paraId="3569395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7.2. Исполнение Контракта обеспечивается предоставлением независимой гарантии, соответствующей требованиям статьи 45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rFonts w:ascii="Times New Roman" w:eastAsia="Calibri" w:hAnsi="Times New Roman" w:cs="Times New Roman"/>
          <w:sz w:val="24"/>
          <w:szCs w:val="24"/>
          <w:lang w:eastAsia="en-US"/>
        </w:rPr>
        <w:t>,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20C9887D"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Способ обеспечения исполнения Контракта, срок действия независимой гарантии определяются в соответствии с требованиями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6E85DAA1" w14:textId="77777777" w:rsidR="001D41C9" w:rsidRDefault="00A9316C">
      <w:pPr>
        <w:pStyle w:val="ConsPlusNormal"/>
        <w:ind w:firstLine="540"/>
        <w:jc w:val="both"/>
        <w:rPr>
          <w:rFonts w:ascii="Times New Roman" w:hAnsi="Times New Roman"/>
          <w:sz w:val="24"/>
          <w:szCs w:val="24"/>
        </w:rPr>
      </w:pPr>
      <w:r>
        <w:rPr>
          <w:rFonts w:ascii="Times New Roman" w:eastAsia="Calibri" w:hAnsi="Times New Roman" w:cs="Times New Roman"/>
          <w:sz w:val="24"/>
          <w:szCs w:val="24"/>
          <w:lang w:eastAsia="en-US"/>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0214DAC"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В случае предоставления обеспечения исполнения Контракта путем внесения денежных средств на счет Заказчика в реквизите «Назначение платежа» платежного поручения перед текстовым указанием назначения платежа необходимо указывать идентификационный код закупки, который отделяется знаком "//".</w:t>
      </w:r>
    </w:p>
    <w:p w14:paraId="38AD8AA3" w14:textId="77777777" w:rsidR="001D41C9" w:rsidRDefault="00A9316C">
      <w:pPr>
        <w:pStyle w:val="ConsPlusNormal"/>
        <w:ind w:firstLine="540"/>
        <w:jc w:val="both"/>
        <w:rPr>
          <w:rFonts w:ascii="Times New Roman" w:eastAsia="Calibri" w:hAnsi="Times New Roman" w:cs="Times New Roman"/>
          <w:sz w:val="24"/>
          <w:szCs w:val="24"/>
        </w:rPr>
      </w:pPr>
      <w:r>
        <w:rPr>
          <w:rFonts w:ascii="Times New Roman" w:eastAsia="Calibri" w:hAnsi="Times New Roman" w:cs="Times New Roman"/>
          <w:sz w:val="24"/>
          <w:szCs w:val="24"/>
          <w:lang w:eastAsia="en-US"/>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tooltip="#P1570" w:history="1">
        <w:r>
          <w:rPr>
            <w:rFonts w:ascii="Times New Roman" w:eastAsia="Calibri" w:hAnsi="Times New Roman" w:cs="Times New Roman"/>
            <w:sz w:val="24"/>
            <w:szCs w:val="24"/>
            <w:lang w:eastAsia="en-US"/>
          </w:rPr>
          <w:t>пунктами 7.1</w:t>
        </w:r>
      </w:hyperlink>
      <w:r>
        <w:rPr>
          <w:rFonts w:ascii="Times New Roman" w:eastAsia="Calibri" w:hAnsi="Times New Roman" w:cs="Times New Roman"/>
          <w:sz w:val="24"/>
          <w:szCs w:val="24"/>
          <w:lang w:eastAsia="en-US"/>
        </w:rPr>
        <w:t xml:space="preserve">, </w:t>
      </w:r>
      <w:hyperlink w:anchor="P1578" w:tooltip="#P1578" w:history="1">
        <w:r>
          <w:rPr>
            <w:rFonts w:ascii="Times New Roman" w:eastAsia="Calibri" w:hAnsi="Times New Roman" w:cs="Times New Roman"/>
            <w:sz w:val="24"/>
            <w:szCs w:val="24"/>
            <w:lang w:eastAsia="en-US"/>
          </w:rPr>
          <w:t>7.5</w:t>
        </w:r>
      </w:hyperlink>
      <w:r>
        <w:rPr>
          <w:rFonts w:ascii="Times New Roman" w:eastAsia="Calibri" w:hAnsi="Times New Roman" w:cs="Times New Roman"/>
          <w:sz w:val="24"/>
          <w:szCs w:val="24"/>
          <w:lang w:eastAsia="en-US"/>
        </w:rPr>
        <w:t xml:space="preserve"> и </w:t>
      </w:r>
      <w:hyperlink w:anchor="P1579" w:tooltip="#P1579" w:history="1">
        <w:r>
          <w:rPr>
            <w:rFonts w:ascii="Times New Roman" w:eastAsia="Calibri" w:hAnsi="Times New Roman" w:cs="Times New Roman"/>
            <w:sz w:val="24"/>
            <w:szCs w:val="24"/>
            <w:lang w:eastAsia="en-US"/>
          </w:rPr>
          <w:t>7.6</w:t>
        </w:r>
      </w:hyperlink>
      <w:r>
        <w:rPr>
          <w:rFonts w:ascii="Times New Roman" w:eastAsia="Calibri" w:hAnsi="Times New Roman" w:cs="Times New Roman"/>
          <w:sz w:val="24"/>
          <w:szCs w:val="24"/>
          <w:lang w:eastAsia="en-US"/>
        </w:rPr>
        <w:t xml:space="preserve"> Контракта, возвращаются Поставщику в течение 30 (тридцати)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74AC702B" w14:textId="77777777" w:rsidR="001D41C9" w:rsidRDefault="00A9316C">
      <w:pPr>
        <w:pStyle w:val="ConsPlusNormal"/>
        <w:ind w:firstLine="540"/>
        <w:jc w:val="both"/>
        <w:rPr>
          <w:rFonts w:ascii="Times New Roman" w:eastAsia="Calibri" w:hAnsi="Times New Roman" w:cs="Times New Roman"/>
          <w:sz w:val="24"/>
          <w:szCs w:val="24"/>
          <w:lang w:eastAsia="en-US"/>
        </w:rPr>
      </w:pPr>
      <w:bookmarkStart w:id="31" w:name="P1577"/>
      <w:bookmarkEnd w:id="31"/>
      <w:r>
        <w:rPr>
          <w:rFonts w:ascii="Times New Roman" w:eastAsia="Calibri" w:hAnsi="Times New Roman" w:cs="Times New Roman"/>
          <w:sz w:val="24"/>
          <w:szCs w:val="24"/>
          <w:lang w:eastAsia="en-US"/>
        </w:rPr>
        <w:t>7.4.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bookmarkStart w:id="32" w:name="P1578"/>
      <w:bookmarkEnd w:id="32"/>
    </w:p>
    <w:p w14:paraId="1658237A"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7.5. </w:t>
      </w:r>
      <w:bookmarkStart w:id="33" w:name="P1584"/>
      <w:bookmarkEnd w:id="33"/>
      <w:r>
        <w:rPr>
          <w:rFonts w:ascii="Times New Roman" w:eastAsia="Calibri" w:hAnsi="Times New Roman" w:cs="Times New Roman"/>
          <w:sz w:val="24"/>
          <w:szCs w:val="24"/>
          <w:lang w:eastAsia="en-US"/>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14:paraId="4E55AA8E"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w:t>
      </w:r>
      <w:r>
        <w:rPr>
          <w:rFonts w:ascii="Times New Roman" w:hAnsi="Times New Roman"/>
          <w:sz w:val="24"/>
          <w:szCs w:val="24"/>
        </w:rPr>
        <w:t xml:space="preserve">Федерального закона от 5 апреля 2013 г. № 44-ФЗ "О контрактной системе в сфере закупок товаров, работ, услуг для </w:t>
      </w:r>
      <w:r>
        <w:rPr>
          <w:rFonts w:ascii="Times New Roman" w:hAnsi="Times New Roman"/>
          <w:sz w:val="24"/>
          <w:szCs w:val="24"/>
        </w:rPr>
        <w:lastRenderedPageBreak/>
        <w:t xml:space="preserve">обеспечения государственных и муниципальных нужд </w:t>
      </w:r>
      <w:r>
        <w:rPr>
          <w:rFonts w:ascii="Times New Roman" w:eastAsia="Calibri" w:hAnsi="Times New Roman" w:cs="Times New Roman"/>
          <w:sz w:val="24"/>
          <w:szCs w:val="24"/>
          <w:lang w:eastAsia="en-US"/>
        </w:rPr>
        <w:t>(далее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477CDC02"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1C110B13"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7.8. В случае отзыва в соответствии с законодательством Российской Федерации у организации,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14:paraId="54E2A34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14:paraId="159ED0A8"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08B78C29"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7.11.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0488AD2E"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0A687E9A"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VIII. ОБЕСПЕЧЕНИЕ ГАРАНТИЙНЫХ ОБЯЗАТЕЛЬСТВ</w:t>
      </w:r>
      <w:bookmarkStart w:id="34" w:name="P1587"/>
      <w:bookmarkEnd w:id="34"/>
    </w:p>
    <w:p w14:paraId="65CD98F5"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1B71E5FE"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8.1. Обеспечение гарантийных обязательств предоставляется Поставщиком в срок не позднее 3 (трех) дней с момента поставки Товара. </w:t>
      </w:r>
    </w:p>
    <w:p w14:paraId="7B9105D4" w14:textId="77777777" w:rsidR="001D41C9" w:rsidRDefault="00A9316C">
      <w:pPr>
        <w:pStyle w:val="ConsPlusNormal"/>
        <w:ind w:firstLine="540"/>
        <w:jc w:val="both"/>
        <w:rPr>
          <w:rFonts w:ascii="Times New Roman" w:eastAsia="Calibri" w:hAnsi="Times New Roman"/>
          <w:i/>
          <w:sz w:val="24"/>
          <w:szCs w:val="24"/>
        </w:rPr>
      </w:pPr>
      <w:r>
        <w:rPr>
          <w:rFonts w:ascii="Times New Roman" w:eastAsia="Calibri" w:hAnsi="Times New Roman" w:cs="Times New Roman"/>
          <w:sz w:val="24"/>
          <w:szCs w:val="24"/>
          <w:lang w:eastAsia="en-US"/>
        </w:rPr>
        <w:t xml:space="preserve">8.2. </w:t>
      </w:r>
      <w:r>
        <w:rPr>
          <w:rFonts w:ascii="Times New Roman" w:eastAsia="Calibri" w:hAnsi="Times New Roman"/>
          <w:sz w:val="24"/>
          <w:szCs w:val="24"/>
        </w:rPr>
        <w:t xml:space="preserve">Размер гарантийных обязательств </w:t>
      </w:r>
      <w:r>
        <w:rPr>
          <w:rFonts w:ascii="Times New Roman" w:eastAsia="Calibri" w:hAnsi="Times New Roman"/>
          <w:i/>
          <w:sz w:val="24"/>
          <w:szCs w:val="24"/>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14:paraId="05999DF0"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8.3. Гарантийные обязательства обеспечиваются предоставлением независимой гарантии, выданной организациями, указанными в статье 45 Федерального закона от 5 апреля 2013 г. № </w:t>
      </w:r>
      <w:r>
        <w:rPr>
          <w:rFonts w:ascii="Times New Roman" w:eastAsia="Calibri" w:hAnsi="Times New Roman" w:cs="Times New Roman"/>
          <w:sz w:val="24"/>
          <w:szCs w:val="24"/>
          <w:lang w:eastAsia="en-US"/>
        </w:rPr>
        <w:lastRenderedPageBreak/>
        <w:t>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714CC6D8"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Способ обеспечения гарантийных обязательств, срок действия независимой гарантии определяются в соответствии с требованиями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rFonts w:ascii="Times New Roman" w:eastAsia="Calibri" w:hAnsi="Times New Roman" w:cs="Times New Roman"/>
          <w:color w:val="FF0000"/>
          <w:sz w:val="24"/>
          <w:szCs w:val="24"/>
          <w:lang w:eastAsia="en-US"/>
        </w:rPr>
        <w:t xml:space="preserve"> </w:t>
      </w:r>
      <w:r>
        <w:rPr>
          <w:rFonts w:ascii="Times New Roman" w:eastAsia="Calibri" w:hAnsi="Times New Roman" w:cs="Times New Roman"/>
          <w:sz w:val="24"/>
          <w:szCs w:val="24"/>
          <w:lang w:eastAsia="en-US"/>
        </w:rPr>
        <w:t>участником закупки, с которым заключается Контракт, самостоятельно.</w:t>
      </w:r>
    </w:p>
    <w:p w14:paraId="29753153" w14:textId="77777777" w:rsidR="001D41C9" w:rsidRDefault="00A9316C">
      <w:pPr>
        <w:pStyle w:val="ConsPlusNormal"/>
        <w:ind w:firstLine="540"/>
        <w:jc w:val="both"/>
        <w:rPr>
          <w:rFonts w:ascii="Times New Roman" w:eastAsia="Calibri" w:hAnsi="Times New Roman" w:cs="Times New Roman"/>
          <w:sz w:val="24"/>
          <w:szCs w:val="24"/>
          <w:lang w:eastAsia="en-US"/>
        </w:rPr>
      </w:pPr>
      <w:bookmarkStart w:id="35" w:name="P1595"/>
      <w:bookmarkEnd w:id="35"/>
      <w:r>
        <w:rPr>
          <w:rFonts w:ascii="Times New Roman" w:eastAsia="Calibri" w:hAnsi="Times New Roman" w:cs="Times New Roman"/>
          <w:sz w:val="24"/>
          <w:szCs w:val="24"/>
          <w:lang w:eastAsia="en-US"/>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0FF20383"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В случае предоставления обеспечения гарантийных обязательств путем внесения денежных средств на счет Заказчика в реквизите «Назначение платежа» платежного поручения перед текстовым указанием назначения платежа необходимо указывать идентификационный код закупки, который отделяется знаком "//".</w:t>
      </w:r>
    </w:p>
    <w:p w14:paraId="527D8192"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3E094BB"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8.5.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49B6A9D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8.6.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7F9E8A1F"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8.7. В случае непредоставления поставщиком обеспечения гарантийных обязательств либо предоставления с нарушением установленных условий Заказчик вправе принять решение об одностороннем отказе от исполнения Контракта.</w:t>
      </w:r>
    </w:p>
    <w:p w14:paraId="0025D27C" w14:textId="77777777" w:rsidR="001D41C9" w:rsidRDefault="001D41C9">
      <w:pPr>
        <w:spacing w:after="0" w:line="240" w:lineRule="auto"/>
        <w:rPr>
          <w:rFonts w:ascii="Times New Roman" w:eastAsia="Times New Roman" w:hAnsi="Times New Roman"/>
          <w:b/>
          <w:bCs/>
          <w:sz w:val="24"/>
          <w:szCs w:val="24"/>
          <w:lang w:eastAsia="ru-RU"/>
        </w:rPr>
      </w:pPr>
      <w:bookmarkStart w:id="36" w:name="P1597"/>
      <w:bookmarkEnd w:id="36"/>
    </w:p>
    <w:p w14:paraId="46087F0B"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val="en-US" w:eastAsia="ru-RU"/>
        </w:rPr>
        <w:t>I</w:t>
      </w:r>
      <w:r>
        <w:rPr>
          <w:rFonts w:ascii="Times New Roman" w:eastAsia="Times New Roman" w:hAnsi="Times New Roman"/>
          <w:b/>
          <w:bCs/>
          <w:sz w:val="24"/>
          <w:szCs w:val="24"/>
          <w:lang w:eastAsia="ru-RU"/>
        </w:rPr>
        <w:t>X. ИСКЛЮЧИТЕЛЬНЫЕ ПРАВА</w:t>
      </w:r>
      <w:bookmarkStart w:id="37" w:name="P1600"/>
      <w:bookmarkEnd w:id="37"/>
    </w:p>
    <w:p w14:paraId="4EFE91FA"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173308E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9.1. Поставщик гарантирует отсутствие нарушения исключительных прав третьих лиц, связанных с поставкой и использованием Товара.</w:t>
      </w:r>
    </w:p>
    <w:p w14:paraId="1BE93AAC"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w:t>
      </w:r>
      <w:r>
        <w:rPr>
          <w:rFonts w:ascii="Times New Roman" w:hAnsi="Times New Roman" w:cs="Times New Roman"/>
          <w:sz w:val="24"/>
          <w:szCs w:val="24"/>
        </w:rPr>
        <w:t xml:space="preserve"> </w:t>
      </w:r>
      <w:r>
        <w:rPr>
          <w:rFonts w:ascii="Times New Roman" w:eastAsia="Calibri" w:hAnsi="Times New Roman" w:cs="Times New Roman"/>
          <w:sz w:val="24"/>
          <w:szCs w:val="24"/>
          <w:lang w:eastAsia="en-US"/>
        </w:rPr>
        <w:t>Поставщиком в полном объеме.</w:t>
      </w:r>
    </w:p>
    <w:p w14:paraId="5D7C872A" w14:textId="77777777" w:rsidR="001D41C9" w:rsidRDefault="001D41C9">
      <w:pPr>
        <w:pStyle w:val="ConsPlusNormal"/>
        <w:ind w:firstLine="540"/>
        <w:jc w:val="center"/>
        <w:rPr>
          <w:rFonts w:ascii="Times New Roman" w:hAnsi="Times New Roman" w:cs="Times New Roman"/>
          <w:b/>
          <w:bCs/>
          <w:sz w:val="24"/>
          <w:szCs w:val="24"/>
        </w:rPr>
      </w:pPr>
    </w:p>
    <w:p w14:paraId="0D5A3652" w14:textId="77777777" w:rsidR="001D41C9" w:rsidRDefault="00A9316C">
      <w:pPr>
        <w:pStyle w:val="ConsPlusNormal"/>
        <w:ind w:firstLine="540"/>
        <w:jc w:val="center"/>
        <w:rPr>
          <w:rFonts w:ascii="Times New Roman" w:hAnsi="Times New Roman" w:cs="Times New Roman"/>
          <w:b/>
          <w:bCs/>
          <w:sz w:val="24"/>
          <w:szCs w:val="24"/>
        </w:rPr>
      </w:pPr>
      <w:r>
        <w:rPr>
          <w:rFonts w:ascii="Times New Roman" w:hAnsi="Times New Roman" w:cs="Times New Roman"/>
          <w:b/>
          <w:bCs/>
          <w:sz w:val="24"/>
          <w:szCs w:val="24"/>
        </w:rPr>
        <w:t>X. ОБСТОЯТЕЛЬСТВА НЕПРЕОДОЛИМОЙ СИЛЫ</w:t>
      </w:r>
    </w:p>
    <w:p w14:paraId="58E29605" w14:textId="77777777" w:rsidR="001D41C9" w:rsidRDefault="001D41C9">
      <w:pPr>
        <w:pStyle w:val="ConsPlusNormal"/>
        <w:ind w:firstLine="540"/>
        <w:jc w:val="center"/>
        <w:rPr>
          <w:rFonts w:ascii="Times New Roman" w:hAnsi="Times New Roman" w:cs="Times New Roman"/>
          <w:sz w:val="24"/>
          <w:szCs w:val="24"/>
        </w:rPr>
      </w:pPr>
    </w:p>
    <w:p w14:paraId="07A21A6E"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70DCB4EA"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(двух) рабочих</w:t>
      </w:r>
      <w:r>
        <w:rPr>
          <w:rFonts w:ascii="Times New Roman" w:hAnsi="Times New Roman" w:cs="Times New Roman"/>
          <w:sz w:val="24"/>
          <w:szCs w:val="24"/>
        </w:rPr>
        <w:t xml:space="preserve"> </w:t>
      </w:r>
      <w:r>
        <w:rPr>
          <w:rFonts w:ascii="Times New Roman" w:eastAsia="Calibri" w:hAnsi="Times New Roman" w:cs="Times New Roman"/>
          <w:sz w:val="24"/>
          <w:szCs w:val="24"/>
          <w:lang w:eastAsia="en-US"/>
        </w:rPr>
        <w:t xml:space="preserve">дней с момента их наступления в письменной форме извещает другую Сторону с приложением документов, удостоверяющих факт наступления </w:t>
      </w:r>
      <w:r>
        <w:rPr>
          <w:rFonts w:ascii="Times New Roman" w:eastAsia="Calibri" w:hAnsi="Times New Roman" w:cs="Times New Roman"/>
          <w:sz w:val="24"/>
          <w:szCs w:val="24"/>
          <w:lang w:eastAsia="en-US"/>
        </w:rPr>
        <w:lastRenderedPageBreak/>
        <w:t xml:space="preserve">указанных обстоятельств. </w:t>
      </w:r>
    </w:p>
    <w:p w14:paraId="5E1575BC"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8528988"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1731740"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074FBB02" w14:textId="77777777" w:rsidR="001D41C9" w:rsidRDefault="00A9316C">
      <w:pPr>
        <w:pStyle w:val="ConsPlusNormal"/>
        <w:ind w:firstLine="540"/>
        <w:jc w:val="center"/>
        <w:rPr>
          <w:rFonts w:ascii="Times New Roman" w:hAnsi="Times New Roman" w:cs="Times New Roman"/>
          <w:b/>
          <w:bCs/>
          <w:sz w:val="24"/>
          <w:szCs w:val="24"/>
        </w:rPr>
      </w:pPr>
      <w:r>
        <w:rPr>
          <w:rFonts w:ascii="Times New Roman" w:hAnsi="Times New Roman" w:cs="Times New Roman"/>
          <w:b/>
          <w:bCs/>
          <w:sz w:val="24"/>
          <w:szCs w:val="24"/>
        </w:rPr>
        <w:t>X</w:t>
      </w:r>
      <w:r>
        <w:rPr>
          <w:rFonts w:ascii="Times New Roman" w:hAnsi="Times New Roman" w:cs="Times New Roman"/>
          <w:b/>
          <w:bCs/>
          <w:sz w:val="24"/>
          <w:szCs w:val="24"/>
          <w:lang w:val="en-US"/>
        </w:rPr>
        <w:t>I</w:t>
      </w:r>
      <w:r>
        <w:rPr>
          <w:rFonts w:ascii="Times New Roman" w:hAnsi="Times New Roman" w:cs="Times New Roman"/>
          <w:b/>
          <w:bCs/>
          <w:sz w:val="24"/>
          <w:szCs w:val="24"/>
        </w:rPr>
        <w:t>. РАССМОТРЕНИЕ И РАЗРЕШЕНИЕ СПОРОВ</w:t>
      </w:r>
    </w:p>
    <w:p w14:paraId="18C5FD84" w14:textId="77777777" w:rsidR="001D41C9" w:rsidRDefault="001D41C9">
      <w:pPr>
        <w:pStyle w:val="ConsPlusNormal"/>
        <w:ind w:firstLine="540"/>
        <w:jc w:val="center"/>
        <w:rPr>
          <w:rFonts w:ascii="Times New Roman" w:hAnsi="Times New Roman" w:cs="Times New Roman"/>
          <w:b/>
          <w:bCs/>
          <w:sz w:val="24"/>
          <w:szCs w:val="24"/>
        </w:rPr>
      </w:pPr>
    </w:p>
    <w:p w14:paraId="7E9B76DC"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2D2BC1D2"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02B75E59"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11.3. Срок рассмотрения претензии не может превышать 10 (десять) рабочих дней с даты получения претензии. </w:t>
      </w:r>
    </w:p>
    <w:p w14:paraId="4FAB33A1"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Обмен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w:t>
      </w:r>
    </w:p>
    <w:p w14:paraId="75E88346"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11.4. При неурегулировании Сторонами спора в досудебном порядке спор разрешается в судебном порядке в Арбитражном суде Новосибирской области.</w:t>
      </w:r>
    </w:p>
    <w:p w14:paraId="740118D3"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6922555B"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II</w:t>
      </w:r>
      <w:r>
        <w:rPr>
          <w:rFonts w:ascii="Times New Roman" w:eastAsia="Times New Roman" w:hAnsi="Times New Roman"/>
          <w:b/>
          <w:bCs/>
          <w:sz w:val="24"/>
          <w:szCs w:val="24"/>
          <w:lang w:eastAsia="ru-RU"/>
        </w:rPr>
        <w:t>. СРОК ИСПОЛНЕНИЯ И ПОРЯДОК РАСТОРЖЕНИЯ КОНТРАКТА</w:t>
      </w:r>
    </w:p>
    <w:p w14:paraId="653163E4" w14:textId="77777777" w:rsidR="001D41C9" w:rsidRDefault="001D41C9">
      <w:pPr>
        <w:spacing w:after="0" w:line="240" w:lineRule="auto"/>
        <w:ind w:firstLine="705"/>
        <w:jc w:val="center"/>
        <w:rPr>
          <w:rFonts w:ascii="Times New Roman" w:hAnsi="Times New Roman"/>
          <w:sz w:val="24"/>
          <w:szCs w:val="24"/>
        </w:rPr>
      </w:pPr>
    </w:p>
    <w:p w14:paraId="32D207E2"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12.1. Контракт вступает в силу с момента его подписания обеими Сторонами.</w:t>
      </w:r>
    </w:p>
    <w:p w14:paraId="3E852BB7"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Окончание срока исполнения Контракта не влечет прекращения неисполненных обязательств Сторон по Контракту, в том числе гарантийных обязательств Поставщика.</w:t>
      </w:r>
    </w:p>
    <w:p w14:paraId="15EAD151" w14:textId="77777777" w:rsidR="001D41C9" w:rsidRDefault="00A9316C">
      <w:pPr>
        <w:spacing w:after="0" w:line="240" w:lineRule="auto"/>
        <w:ind w:firstLine="709"/>
        <w:jc w:val="both"/>
        <w:rPr>
          <w:rFonts w:ascii="Times New Roman" w:hAnsi="Times New Roman"/>
          <w:sz w:val="24"/>
          <w:szCs w:val="24"/>
        </w:rPr>
      </w:pPr>
      <w:r>
        <w:rPr>
          <w:rFonts w:ascii="Times New Roman" w:hAnsi="Times New Roman"/>
          <w:sz w:val="24"/>
          <w:szCs w:val="24"/>
        </w:rPr>
        <w:t xml:space="preserve">12.1.1. Срок исполнения Контракта </w:t>
      </w:r>
      <w:r>
        <w:rPr>
          <w:rFonts w:ascii="Times New Roman" w:hAnsi="Times New Roman"/>
          <w:i/>
          <w:sz w:val="24"/>
          <w:szCs w:val="24"/>
        </w:rPr>
        <w:t>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r>
        <w:rPr>
          <w:rFonts w:ascii="Times New Roman" w:hAnsi="Times New Roman"/>
          <w:sz w:val="24"/>
          <w:szCs w:val="24"/>
        </w:rPr>
        <w:t xml:space="preserve"> </w:t>
      </w:r>
    </w:p>
    <w:p w14:paraId="6C6CCEFD" w14:textId="77777777" w:rsidR="001D41C9" w:rsidRDefault="00A9316C">
      <w:pPr>
        <w:spacing w:after="0" w:line="240" w:lineRule="auto"/>
        <w:ind w:firstLine="709"/>
        <w:jc w:val="both"/>
        <w:rPr>
          <w:rFonts w:ascii="Times New Roman" w:hAnsi="Times New Roman"/>
          <w:color w:val="000000" w:themeColor="text1"/>
          <w:sz w:val="24"/>
          <w:szCs w:val="24"/>
        </w:rPr>
      </w:pPr>
      <w:r>
        <w:rPr>
          <w:rFonts w:ascii="Times New Roman" w:hAnsi="Times New Roman"/>
          <w:sz w:val="24"/>
          <w:szCs w:val="24"/>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0" w:tooltip="consultantplus://offline/ref=782E9CC4CCC6932545801925E3B536176E50B53C1FD70BD7655CABC93DB89C271041D8CD019EE29F343B294E112BD805805FEF4CF4B5672237V6P" w:history="1">
        <w:r>
          <w:rPr>
            <w:rFonts w:ascii="Times New Roman" w:hAnsi="Times New Roman"/>
            <w:sz w:val="24"/>
            <w:szCs w:val="24"/>
          </w:rPr>
          <w:t>частями 9</w:t>
        </w:r>
      </w:hyperlink>
      <w:r>
        <w:rPr>
          <w:rFonts w:ascii="Times New Roman" w:hAnsi="Times New Roman"/>
          <w:sz w:val="24"/>
          <w:szCs w:val="24"/>
        </w:rPr>
        <w:t xml:space="preserve"> - </w:t>
      </w:r>
      <w:hyperlink r:id="rId11" w:tooltip="consultantplus://offline/ref=782E9CC4CCC6932545801925E3B536176E50B53C1FD70BD7655CABC93DB89C271041D8CD019EE692303B294E112BD805805FEF4CF4B5672237V6P" w:history="1">
        <w:r>
          <w:rPr>
            <w:rFonts w:ascii="Times New Roman" w:hAnsi="Times New Roman"/>
            <w:sz w:val="24"/>
            <w:szCs w:val="24"/>
          </w:rPr>
          <w:t>23 статьи 95</w:t>
        </w:r>
      </w:hyperlink>
      <w:r>
        <w:rPr>
          <w:rFonts w:ascii="Times New Roman" w:hAnsi="Times New Roman"/>
          <w:sz w:val="24"/>
          <w:szCs w:val="24"/>
        </w:rPr>
        <w:t xml:space="preserve"> </w:t>
      </w:r>
      <w:r>
        <w:rPr>
          <w:rFonts w:ascii="Times New Roman" w:hAnsi="Times New Roman"/>
          <w:color w:val="000000" w:themeColor="text1"/>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54DB374"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30EA2037"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XШ. ПРОЧИЕ ПОЛОЖЕНИЯ</w:t>
      </w:r>
    </w:p>
    <w:p w14:paraId="20E2A4DD"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31DB85AE"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13.1. Во всем, что не предусмотрено Контрактом, Стороны руководствуются законодательством Российской Федерации.</w:t>
      </w:r>
    </w:p>
    <w:p w14:paraId="4DA4446B"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31E19F67"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lastRenderedPageBreak/>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дополнительного соглашения к Контракту, которое является его неотъемлемой частью.</w:t>
      </w:r>
    </w:p>
    <w:p w14:paraId="37AD06CA"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Формирование дополнительного соглашения об изменении Контракта осуществляется   Заказчиком в электронной форме с использованием единой информационной системы.</w:t>
      </w:r>
    </w:p>
    <w:p w14:paraId="03EA3B18"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Поставщик получивший предложение об изменении условий Контракта, в течение 5 (пяти) рабочих дней со дня, следующего за днем получения предложения об изменении условий Контракта, по результатам рассмотрения такого предложения в порядке, установленном законодательством Российской Федерации о контрактной системе в сфере закупок, Контрактом, направляет Заказчику подписанное с использованием единой информационной системы соглашение об изменении условий контракта либо отказ от изменения существенных условий Контракта с обоснованием такого отказа.</w:t>
      </w:r>
    </w:p>
    <w:p w14:paraId="4BE9B4AD" w14:textId="77777777" w:rsidR="001D41C9" w:rsidRDefault="00A9316C">
      <w:pPr>
        <w:pStyle w:val="ConsPlusNormal"/>
        <w:ind w:firstLine="540"/>
        <w:jc w:val="both"/>
        <w:rPr>
          <w:rFonts w:ascii="Times New Roman" w:hAnsi="Times New Roman"/>
          <w:sz w:val="24"/>
          <w:szCs w:val="24"/>
        </w:rPr>
      </w:pPr>
      <w:r>
        <w:rPr>
          <w:rFonts w:ascii="Times New Roman" w:eastAsia="Calibri" w:hAnsi="Times New Roman" w:cs="Times New Roman"/>
          <w:sz w:val="24"/>
          <w:szCs w:val="24"/>
          <w:lang w:eastAsia="en-US"/>
        </w:rPr>
        <w:t xml:space="preserve">13.4. Изменение условий Контракта при его исполнении не допускается, за исключением случаев, предусмотренных </w:t>
      </w:r>
      <w:r>
        <w:rPr>
          <w:rFonts w:ascii="Times New Roman" w:hAnsi="Times New Roman"/>
          <w:sz w:val="24"/>
          <w:szCs w:val="24"/>
        </w:rPr>
        <w:t>статьей 95</w:t>
      </w:r>
      <w:r>
        <w:t xml:space="preserve"> </w:t>
      </w:r>
      <w:r>
        <w:rPr>
          <w:rFonts w:ascii="Times New Roman" w:hAnsi="Times New Roman"/>
          <w:sz w:val="24"/>
          <w:szCs w:val="24"/>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5FC52A16"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hAnsi="Times New Roman"/>
          <w:sz w:val="24"/>
          <w:szCs w:val="24"/>
        </w:rPr>
        <w:t xml:space="preserve">13.5. </w:t>
      </w:r>
      <w:r>
        <w:rPr>
          <w:rFonts w:ascii="Times New Roman" w:eastAsia="Calibri" w:hAnsi="Times New Roman" w:cs="Times New Roman"/>
          <w:sz w:val="24"/>
          <w:szCs w:val="24"/>
          <w:lang w:eastAsia="en-US"/>
        </w:rPr>
        <w:t>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29EC74A5"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 в порядке, предусмотренном п. 13.3. Контракта.</w:t>
      </w:r>
    </w:p>
    <w:p w14:paraId="6F43B1EF"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30E0F6B" w14:textId="77777777" w:rsidR="001D41C9" w:rsidRDefault="00A9316C">
      <w:pPr>
        <w:pStyle w:val="ConsPlusNormal"/>
        <w:ind w:firstLine="540"/>
        <w:jc w:val="both"/>
        <w:rPr>
          <w:rFonts w:ascii="Times New Roman" w:eastAsia="Calibri" w:hAnsi="Times New Roman" w:cs="Times New Roman"/>
          <w:sz w:val="24"/>
          <w:szCs w:val="24"/>
          <w:lang w:eastAsia="en-US"/>
        </w:rPr>
      </w:pPr>
      <w:bookmarkStart w:id="38" w:name="P1633"/>
      <w:bookmarkEnd w:id="38"/>
      <w:r>
        <w:rPr>
          <w:rFonts w:ascii="Times New Roman" w:eastAsia="Calibri" w:hAnsi="Times New Roman" w:cs="Times New Roman"/>
          <w:sz w:val="24"/>
          <w:szCs w:val="24"/>
          <w:lang w:eastAsia="en-US"/>
        </w:rPr>
        <w:t>13.7. Контракт заключен в электронной форме в порядке, предусмотренном статьей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1D723D70" w14:textId="77777777" w:rsidR="001D41C9" w:rsidRDefault="001D41C9">
      <w:pPr>
        <w:pStyle w:val="ConsPlusNormal"/>
        <w:ind w:firstLine="540"/>
        <w:jc w:val="both"/>
        <w:rPr>
          <w:rFonts w:ascii="Times New Roman" w:eastAsia="Calibri" w:hAnsi="Times New Roman" w:cs="Times New Roman"/>
          <w:sz w:val="24"/>
          <w:szCs w:val="24"/>
          <w:lang w:eastAsia="en-US"/>
        </w:rPr>
      </w:pPr>
    </w:p>
    <w:p w14:paraId="42ABA2B1" w14:textId="77777777" w:rsidR="001D41C9" w:rsidRDefault="00A9316C">
      <w:pPr>
        <w:spacing w:after="0" w:line="240" w:lineRule="auto"/>
        <w:ind w:firstLine="705"/>
        <w:jc w:val="center"/>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IV</w:t>
      </w:r>
      <w:r>
        <w:rPr>
          <w:rFonts w:ascii="Times New Roman" w:eastAsia="Times New Roman" w:hAnsi="Times New Roman"/>
          <w:b/>
          <w:bCs/>
          <w:sz w:val="24"/>
          <w:szCs w:val="24"/>
          <w:lang w:eastAsia="ru-RU"/>
        </w:rPr>
        <w:t>. ПЕРЕЧЕНЬ ПРИЛОЖЕНИЙ</w:t>
      </w:r>
    </w:p>
    <w:p w14:paraId="4D8D3232" w14:textId="77777777" w:rsidR="001D41C9" w:rsidRDefault="001D41C9">
      <w:pPr>
        <w:spacing w:after="0" w:line="240" w:lineRule="auto"/>
        <w:ind w:firstLine="705"/>
        <w:jc w:val="center"/>
        <w:rPr>
          <w:rFonts w:ascii="Times New Roman" w:eastAsia="Times New Roman" w:hAnsi="Times New Roman"/>
          <w:b/>
          <w:bCs/>
          <w:sz w:val="24"/>
          <w:szCs w:val="24"/>
          <w:lang w:eastAsia="ru-RU"/>
        </w:rPr>
      </w:pPr>
    </w:p>
    <w:p w14:paraId="3CCB9676" w14:textId="77777777" w:rsidR="001D41C9" w:rsidRDefault="00A9316C">
      <w:pPr>
        <w:pStyle w:val="ConsPlusNormal"/>
        <w:ind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14.1. Неотъемлемой частью Контракта являются следующие приложения:</w:t>
      </w:r>
      <w:bookmarkStart w:id="39" w:name="P1639"/>
      <w:bookmarkStart w:id="40" w:name="P1645"/>
      <w:bookmarkEnd w:id="39"/>
      <w:bookmarkEnd w:id="40"/>
    </w:p>
    <w:p w14:paraId="6957EEBA" w14:textId="77777777" w:rsidR="001D41C9" w:rsidRDefault="00A9316C">
      <w:pPr>
        <w:pStyle w:val="ConsPlusNormal"/>
        <w:ind w:left="540" w:firstLine="540"/>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описание объекта закупки приложение № 1</w:t>
      </w:r>
    </w:p>
    <w:p w14:paraId="6D6E48CF" w14:textId="77777777" w:rsidR="001D41C9" w:rsidRDefault="001D41C9">
      <w:pPr>
        <w:spacing w:after="0" w:line="240" w:lineRule="auto"/>
        <w:ind w:firstLine="705"/>
        <w:jc w:val="center"/>
        <w:rPr>
          <w:rFonts w:ascii="Times New Roman" w:hAnsi="Times New Roman"/>
          <w:color w:val="000000"/>
          <w:sz w:val="24"/>
          <w:szCs w:val="24"/>
        </w:rPr>
      </w:pPr>
    </w:p>
    <w:p w14:paraId="3AEC14FA" w14:textId="77777777" w:rsidR="001D41C9" w:rsidRDefault="00A9316C">
      <w:pPr>
        <w:spacing w:after="0" w:line="240" w:lineRule="auto"/>
        <w:ind w:firstLine="705"/>
        <w:jc w:val="center"/>
        <w:rPr>
          <w:rFonts w:ascii="Times New Roman" w:hAnsi="Times New Roman"/>
          <w:sz w:val="24"/>
          <w:szCs w:val="24"/>
        </w:rPr>
      </w:pPr>
      <w:r>
        <w:rPr>
          <w:rFonts w:ascii="Times New Roman" w:eastAsia="Times New Roman" w:hAnsi="Times New Roman"/>
          <w:b/>
          <w:bCs/>
          <w:sz w:val="24"/>
          <w:szCs w:val="24"/>
          <w:lang w:eastAsia="ru-RU"/>
        </w:rPr>
        <w:t>X</w:t>
      </w:r>
      <w:r>
        <w:rPr>
          <w:rFonts w:ascii="Times New Roman" w:eastAsia="Times New Roman" w:hAnsi="Times New Roman"/>
          <w:b/>
          <w:bCs/>
          <w:sz w:val="24"/>
          <w:szCs w:val="24"/>
          <w:lang w:val="en-US" w:eastAsia="ru-RU"/>
        </w:rPr>
        <w:t>V</w:t>
      </w:r>
      <w:r>
        <w:rPr>
          <w:rFonts w:ascii="Times New Roman" w:eastAsia="Times New Roman" w:hAnsi="Times New Roman"/>
          <w:b/>
          <w:bCs/>
          <w:sz w:val="24"/>
          <w:szCs w:val="24"/>
          <w:lang w:eastAsia="ru-RU"/>
        </w:rPr>
        <w:t>. АДРЕСА И БАНКОВСКИЕ РЕКВИЗИТЫ СТОРОН</w:t>
      </w:r>
    </w:p>
    <w:p w14:paraId="0DED8454" w14:textId="77777777" w:rsidR="001D41C9" w:rsidRDefault="001D41C9">
      <w:pPr>
        <w:pStyle w:val="ConsPlusNormal"/>
        <w:jc w:val="both"/>
      </w:pPr>
    </w:p>
    <w:p w14:paraId="6BFA4542" w14:textId="77777777" w:rsidR="001D41C9" w:rsidRDefault="00A9316C">
      <w:pPr>
        <w:pStyle w:val="ConsPlusNormal"/>
        <w:ind w:firstLine="705"/>
        <w:jc w:val="both"/>
        <w:sectPr w:rsidR="001D41C9">
          <w:pgSz w:w="11906" w:h="16838"/>
          <w:pgMar w:top="1134" w:right="707" w:bottom="1134" w:left="1418" w:header="708" w:footer="708" w:gutter="0"/>
          <w:cols w:space="708"/>
          <w:docGrid w:linePitch="360"/>
        </w:sectPr>
      </w:pPr>
      <w:r>
        <w:rPr>
          <w:rFonts w:ascii="Times New Roman" w:hAnsi="Times New Roman"/>
          <w:i/>
          <w:sz w:val="24"/>
          <w:szCs w:val="24"/>
        </w:rPr>
        <w:t xml:space="preserve">Адреса, банковские реквизиты </w:t>
      </w:r>
      <w:proofErr w:type="gramStart"/>
      <w:r>
        <w:rPr>
          <w:rFonts w:ascii="Times New Roman" w:hAnsi="Times New Roman"/>
          <w:i/>
          <w:sz w:val="24"/>
          <w:szCs w:val="24"/>
        </w:rPr>
        <w:t>сторон  указываются</w:t>
      </w:r>
      <w:proofErr w:type="gramEnd"/>
      <w:r>
        <w:rPr>
          <w:rFonts w:ascii="Times New Roman" w:hAnsi="Times New Roman"/>
          <w:i/>
          <w:sz w:val="24"/>
          <w:szCs w:val="24"/>
        </w:rPr>
        <w:t xml:space="preserve"> в структурированном виде (цифровой форме) электронного контракта, сформированного с использованием единой информационной системы в сфере закупок. </w:t>
      </w:r>
    </w:p>
    <w:p w14:paraId="7B3FDE66" w14:textId="77777777" w:rsidR="001D41C9" w:rsidRDefault="00A9316C">
      <w:pPr>
        <w:widowControl w:val="0"/>
        <w:spacing w:after="0" w:line="240" w:lineRule="auto"/>
        <w:ind w:left="5670"/>
        <w:jc w:val="right"/>
        <w:rPr>
          <w:rFonts w:ascii="Times New Roman" w:hAnsi="Times New Roman"/>
          <w:sz w:val="24"/>
          <w:szCs w:val="28"/>
        </w:rPr>
      </w:pPr>
      <w:r>
        <w:rPr>
          <w:rFonts w:ascii="Times New Roman" w:hAnsi="Times New Roman"/>
          <w:sz w:val="24"/>
          <w:szCs w:val="28"/>
        </w:rPr>
        <w:lastRenderedPageBreak/>
        <w:t>Приложение № 1 к Контракту</w:t>
      </w:r>
    </w:p>
    <w:p w14:paraId="5C43DEC5" w14:textId="77777777" w:rsidR="001D41C9" w:rsidRDefault="00A9316C">
      <w:pPr>
        <w:widowControl w:val="0"/>
        <w:spacing w:after="0" w:line="240" w:lineRule="auto"/>
        <w:jc w:val="right"/>
        <w:rPr>
          <w:rFonts w:ascii="Times New Roman" w:hAnsi="Times New Roman"/>
          <w:sz w:val="24"/>
          <w:szCs w:val="28"/>
        </w:rPr>
      </w:pPr>
      <w:r>
        <w:rPr>
          <w:rFonts w:ascii="Times New Roman" w:hAnsi="Times New Roman"/>
          <w:sz w:val="24"/>
          <w:szCs w:val="28"/>
        </w:rPr>
        <w:t>от «__» __________ 20__ г. № ________</w:t>
      </w:r>
    </w:p>
    <w:p w14:paraId="32C6252D" w14:textId="77777777" w:rsidR="001D41C9" w:rsidRDefault="001D41C9">
      <w:pPr>
        <w:widowControl w:val="0"/>
        <w:spacing w:after="0" w:line="240" w:lineRule="auto"/>
        <w:jc w:val="center"/>
        <w:rPr>
          <w:rFonts w:ascii="Times New Roman" w:hAnsi="Times New Roman"/>
          <w:sz w:val="24"/>
          <w:szCs w:val="28"/>
        </w:rPr>
      </w:pPr>
    </w:p>
    <w:p w14:paraId="768D019E" w14:textId="77777777" w:rsidR="001D41C9" w:rsidRDefault="001D41C9">
      <w:pPr>
        <w:pStyle w:val="ConsPlusNormal"/>
        <w:jc w:val="both"/>
      </w:pPr>
    </w:p>
    <w:p w14:paraId="1A83F52D" w14:textId="77777777" w:rsidR="001D41C9" w:rsidRDefault="00A9316C">
      <w:pPr>
        <w:keepNext/>
        <w:keepLines/>
        <w:spacing w:after="0" w:line="240" w:lineRule="auto"/>
        <w:jc w:val="center"/>
        <w:rPr>
          <w:rFonts w:ascii="Times New Roman" w:eastAsia="Times New Roman" w:hAnsi="Times New Roman"/>
          <w:b/>
          <w:sz w:val="24"/>
          <w:szCs w:val="24"/>
          <w:lang w:eastAsia="ru-RU"/>
        </w:rPr>
      </w:pPr>
      <w:bookmarkStart w:id="41" w:name="P1909"/>
      <w:bookmarkEnd w:id="41"/>
      <w:r>
        <w:rPr>
          <w:rFonts w:ascii="Times New Roman" w:eastAsia="Times New Roman" w:hAnsi="Times New Roman"/>
          <w:b/>
          <w:sz w:val="24"/>
          <w:szCs w:val="24"/>
          <w:lang w:eastAsia="ru-RU"/>
        </w:rPr>
        <w:t>ОПИСАНИЕ ОБЪЕКТА ЗАКУПКИ</w:t>
      </w:r>
    </w:p>
    <w:p w14:paraId="53616CAE" w14:textId="77777777" w:rsidR="001D41C9" w:rsidRDefault="001D41C9">
      <w:pPr>
        <w:spacing w:after="0" w:line="240" w:lineRule="auto"/>
        <w:jc w:val="both"/>
        <w:rPr>
          <w:rFonts w:ascii="Times New Roman" w:eastAsia="Times New Roman" w:hAnsi="Times New Roman"/>
          <w:b/>
          <w:color w:val="000000"/>
          <w:sz w:val="24"/>
          <w:szCs w:val="24"/>
          <w:lang w:eastAsia="ru-RU"/>
        </w:rPr>
      </w:pPr>
    </w:p>
    <w:p w14:paraId="5B9324ED" w14:textId="77777777" w:rsidR="001D41C9" w:rsidRDefault="001D41C9">
      <w:pPr>
        <w:spacing w:after="0" w:line="240" w:lineRule="auto"/>
        <w:jc w:val="center"/>
        <w:rPr>
          <w:rFonts w:ascii="Times New Roman" w:eastAsia="Times New Roman" w:hAnsi="Times New Roman"/>
          <w:b/>
          <w:color w:val="00000A"/>
          <w:sz w:val="28"/>
          <w:szCs w:val="20"/>
          <w:lang w:eastAsia="ru-RU"/>
        </w:rPr>
      </w:pPr>
    </w:p>
    <w:p w14:paraId="36FC9082" w14:textId="77777777" w:rsidR="001D41C9" w:rsidRDefault="00A9316C">
      <w:pPr>
        <w:numPr>
          <w:ilvl w:val="0"/>
          <w:numId w:val="11"/>
        </w:numPr>
        <w:spacing w:after="0" w:line="240" w:lineRule="auto"/>
        <w:contextualSpacing/>
        <w:jc w:val="both"/>
        <w:rPr>
          <w:rFonts w:ascii="Times New Roman" w:hAnsi="Times New Roman"/>
          <w:sz w:val="26"/>
          <w:szCs w:val="26"/>
          <w:lang w:eastAsia="ru-RU"/>
        </w:rPr>
      </w:pPr>
      <w:r>
        <w:rPr>
          <w:rFonts w:ascii="Times New Roman" w:eastAsia="Times New Roman" w:hAnsi="Times New Roman"/>
          <w:b/>
          <w:color w:val="00000A"/>
          <w:sz w:val="26"/>
          <w:szCs w:val="26"/>
          <w:lang w:eastAsia="ru-RU"/>
        </w:rPr>
        <w:t>Наименование:</w:t>
      </w:r>
      <w:r>
        <w:rPr>
          <w:rFonts w:ascii="Times New Roman" w:hAnsi="Times New Roman"/>
          <w:sz w:val="26"/>
          <w:szCs w:val="26"/>
          <w:lang w:eastAsia="ru-RU"/>
        </w:rPr>
        <w:t xml:space="preserve"> Поставка аккумуляторных батарей</w:t>
      </w:r>
    </w:p>
    <w:p w14:paraId="1240A119" w14:textId="77777777" w:rsidR="001D41C9" w:rsidRDefault="00A9316C">
      <w:pPr>
        <w:numPr>
          <w:ilvl w:val="0"/>
          <w:numId w:val="11"/>
        </w:numPr>
        <w:spacing w:after="0" w:line="240" w:lineRule="auto"/>
        <w:contextualSpacing/>
        <w:jc w:val="both"/>
        <w:rPr>
          <w:rFonts w:ascii="Times New Roman" w:hAnsi="Times New Roman"/>
          <w:sz w:val="26"/>
          <w:szCs w:val="26"/>
          <w:lang w:eastAsia="ru-RU"/>
        </w:rPr>
      </w:pPr>
      <w:r>
        <w:rPr>
          <w:rFonts w:ascii="Times New Roman" w:hAnsi="Times New Roman"/>
          <w:b/>
          <w:sz w:val="26"/>
          <w:szCs w:val="26"/>
          <w:lang w:eastAsia="ru-RU"/>
        </w:rPr>
        <w:t xml:space="preserve">Адрес поставки: </w:t>
      </w:r>
      <w:r>
        <w:rPr>
          <w:rFonts w:ascii="Times New Roman" w:hAnsi="Times New Roman"/>
          <w:sz w:val="26"/>
          <w:szCs w:val="26"/>
          <w:lang w:eastAsia="ru-RU"/>
        </w:rPr>
        <w:t xml:space="preserve">Российская Федерация, Новосибирская область, </w:t>
      </w:r>
      <w:proofErr w:type="spellStart"/>
      <w:r>
        <w:rPr>
          <w:rFonts w:ascii="Times New Roman" w:hAnsi="Times New Roman"/>
          <w:sz w:val="26"/>
          <w:szCs w:val="26"/>
          <w:lang w:eastAsia="ru-RU"/>
        </w:rPr>
        <w:t>м.р</w:t>
      </w:r>
      <w:proofErr w:type="spellEnd"/>
      <w:r>
        <w:rPr>
          <w:rFonts w:ascii="Times New Roman" w:hAnsi="Times New Roman"/>
          <w:sz w:val="26"/>
          <w:szCs w:val="26"/>
          <w:lang w:eastAsia="ru-RU"/>
        </w:rPr>
        <w:t xml:space="preserve">-н Коченевский, </w:t>
      </w:r>
      <w:proofErr w:type="spellStart"/>
      <w:r>
        <w:rPr>
          <w:rFonts w:ascii="Times New Roman" w:hAnsi="Times New Roman"/>
          <w:sz w:val="26"/>
          <w:szCs w:val="26"/>
          <w:lang w:eastAsia="ru-RU"/>
        </w:rPr>
        <w:t>г.п</w:t>
      </w:r>
      <w:proofErr w:type="spellEnd"/>
      <w:r>
        <w:rPr>
          <w:rFonts w:ascii="Times New Roman" w:hAnsi="Times New Roman"/>
          <w:sz w:val="26"/>
          <w:szCs w:val="26"/>
          <w:lang w:eastAsia="ru-RU"/>
        </w:rPr>
        <w:t xml:space="preserve">. рабочий поселок Коченево, </w:t>
      </w:r>
      <w:proofErr w:type="spellStart"/>
      <w:r>
        <w:rPr>
          <w:rFonts w:ascii="Times New Roman" w:hAnsi="Times New Roman"/>
          <w:sz w:val="26"/>
          <w:szCs w:val="26"/>
          <w:lang w:eastAsia="ru-RU"/>
        </w:rPr>
        <w:t>рп</w:t>
      </w:r>
      <w:proofErr w:type="spellEnd"/>
      <w:r>
        <w:rPr>
          <w:rFonts w:ascii="Times New Roman" w:hAnsi="Times New Roman"/>
          <w:sz w:val="26"/>
          <w:szCs w:val="26"/>
          <w:lang w:eastAsia="ru-RU"/>
        </w:rPr>
        <w:t xml:space="preserve"> Коченево по адресам, указанным в Таблице №1 Адрес поставки.</w:t>
      </w:r>
    </w:p>
    <w:p w14:paraId="5470F5B3" w14:textId="77777777" w:rsidR="001D41C9" w:rsidRDefault="001D41C9">
      <w:pPr>
        <w:spacing w:after="0" w:line="240" w:lineRule="auto"/>
        <w:ind w:left="1065"/>
        <w:contextualSpacing/>
        <w:jc w:val="both"/>
        <w:rPr>
          <w:rFonts w:ascii="Times New Roman" w:hAnsi="Times New Roman"/>
          <w:sz w:val="26"/>
          <w:szCs w:val="26"/>
          <w:lang w:eastAsia="ru-RU"/>
        </w:rPr>
      </w:pPr>
    </w:p>
    <w:p w14:paraId="0C8EC805" w14:textId="77777777" w:rsidR="001D41C9" w:rsidRDefault="00A9316C">
      <w:pPr>
        <w:tabs>
          <w:tab w:val="left" w:pos="567"/>
        </w:tabs>
        <w:spacing w:after="0"/>
        <w:ind w:right="567" w:firstLine="567"/>
        <w:contextualSpacing/>
        <w:jc w:val="right"/>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Таблица №1. </w:t>
      </w:r>
      <w:r>
        <w:rPr>
          <w:rFonts w:ascii="Times New Roman" w:hAnsi="Times New Roman"/>
          <w:b/>
          <w:sz w:val="26"/>
          <w:szCs w:val="26"/>
          <w:lang w:eastAsia="ru-RU"/>
        </w:rPr>
        <w:t>Адрес поставки</w:t>
      </w:r>
    </w:p>
    <w:tbl>
      <w:tblPr>
        <w:tblStyle w:val="14"/>
        <w:tblW w:w="9185" w:type="dxa"/>
        <w:tblInd w:w="589" w:type="dxa"/>
        <w:tblLayout w:type="fixed"/>
        <w:tblLook w:val="04A0" w:firstRow="1" w:lastRow="0" w:firstColumn="1" w:lastColumn="0" w:noHBand="0" w:noVBand="1"/>
      </w:tblPr>
      <w:tblGrid>
        <w:gridCol w:w="828"/>
        <w:gridCol w:w="5490"/>
        <w:gridCol w:w="1368"/>
        <w:gridCol w:w="1499"/>
      </w:tblGrid>
      <w:tr w:rsidR="001D41C9" w14:paraId="48ECC2B9" w14:textId="77777777">
        <w:tc>
          <w:tcPr>
            <w:tcW w:w="828" w:type="dxa"/>
            <w:vAlign w:val="center"/>
          </w:tcPr>
          <w:p w14:paraId="5C9C222F" w14:textId="77777777" w:rsidR="001D41C9" w:rsidRDefault="00A9316C">
            <w:pPr>
              <w:tabs>
                <w:tab w:val="left" w:pos="567"/>
              </w:tabs>
              <w:contextualSpacing/>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w:t>
            </w:r>
          </w:p>
          <w:p w14:paraId="6CD85204" w14:textId="77777777" w:rsidR="001D41C9" w:rsidRDefault="00A9316C">
            <w:pPr>
              <w:tabs>
                <w:tab w:val="left" w:pos="567"/>
              </w:tabs>
              <w:contextualSpacing/>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п/п</w:t>
            </w:r>
          </w:p>
        </w:tc>
        <w:tc>
          <w:tcPr>
            <w:tcW w:w="5490" w:type="dxa"/>
            <w:vAlign w:val="center"/>
          </w:tcPr>
          <w:p w14:paraId="41CF67B4" w14:textId="77777777" w:rsidR="001D41C9" w:rsidRDefault="00A9316C">
            <w:pPr>
              <w:tabs>
                <w:tab w:val="left" w:pos="567"/>
              </w:tabs>
              <w:contextualSpacing/>
              <w:jc w:val="center"/>
              <w:rPr>
                <w:rFonts w:ascii="Times New Roman" w:eastAsia="Times New Roman" w:hAnsi="Times New Roman"/>
                <w:b/>
                <w:sz w:val="24"/>
                <w:szCs w:val="24"/>
                <w:lang w:eastAsia="ru-RU"/>
              </w:rPr>
            </w:pPr>
            <w:r>
              <w:rPr>
                <w:rFonts w:ascii="Times New Roman" w:hAnsi="Times New Roman"/>
                <w:b/>
                <w:sz w:val="26"/>
                <w:szCs w:val="26"/>
                <w:lang w:eastAsia="ru-RU"/>
              </w:rPr>
              <w:t>Адрес поставки</w:t>
            </w:r>
          </w:p>
        </w:tc>
        <w:tc>
          <w:tcPr>
            <w:tcW w:w="1368" w:type="dxa"/>
            <w:vAlign w:val="center"/>
          </w:tcPr>
          <w:p w14:paraId="4CCA2ECB" w14:textId="77777777" w:rsidR="001D41C9" w:rsidRDefault="00A9316C">
            <w:pPr>
              <w:tabs>
                <w:tab w:val="left" w:pos="567"/>
              </w:tabs>
              <w:contextualSpacing/>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Единица измерения</w:t>
            </w:r>
          </w:p>
        </w:tc>
        <w:tc>
          <w:tcPr>
            <w:tcW w:w="1499" w:type="dxa"/>
            <w:vAlign w:val="center"/>
          </w:tcPr>
          <w:p w14:paraId="037209C0" w14:textId="77777777" w:rsidR="001D41C9" w:rsidRDefault="00A9316C">
            <w:pPr>
              <w:tabs>
                <w:tab w:val="left" w:pos="567"/>
              </w:tabs>
              <w:contextualSpacing/>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Количество</w:t>
            </w:r>
          </w:p>
        </w:tc>
      </w:tr>
      <w:tr w:rsidR="001D41C9" w14:paraId="399E5729" w14:textId="77777777">
        <w:tc>
          <w:tcPr>
            <w:tcW w:w="828" w:type="dxa"/>
          </w:tcPr>
          <w:p w14:paraId="3DF700FC"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p>
        </w:tc>
        <w:tc>
          <w:tcPr>
            <w:tcW w:w="5490" w:type="dxa"/>
          </w:tcPr>
          <w:p w14:paraId="47ED8BDA"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Коченевский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г.п</w:t>
            </w:r>
            <w:proofErr w:type="spellEnd"/>
            <w:r w:rsidRPr="009E2E83">
              <w:rPr>
                <w:rFonts w:ascii="Times New Roman" w:eastAsia="Times New Roman" w:hAnsi="Times New Roman"/>
                <w:sz w:val="24"/>
                <w:szCs w:val="24"/>
                <w:lang w:eastAsia="ru-RU"/>
              </w:rPr>
              <w:t xml:space="preserve">. рабочий поселок </w:t>
            </w:r>
            <w:proofErr w:type="spellStart"/>
            <w:r w:rsidRPr="009E2E83">
              <w:rPr>
                <w:rFonts w:ascii="Times New Roman" w:eastAsia="Times New Roman" w:hAnsi="Times New Roman"/>
                <w:sz w:val="24"/>
                <w:szCs w:val="24"/>
                <w:lang w:eastAsia="ru-RU"/>
              </w:rPr>
              <w:t>Кочене</w:t>
            </w:r>
            <w:proofErr w:type="spellEnd"/>
            <w:r w:rsidRPr="009E2E83">
              <w:rPr>
                <w:rFonts w:ascii="Times New Roman" w:eastAsia="Times New Roman" w:hAnsi="Times New Roman"/>
                <w:sz w:val="24"/>
                <w:szCs w:val="24"/>
                <w:lang w:eastAsia="ru-RU"/>
              </w:rPr>
              <w:t xml:space="preserve">-во, </w:t>
            </w:r>
            <w:proofErr w:type="spellStart"/>
            <w:r w:rsidRPr="009E2E83">
              <w:rPr>
                <w:rFonts w:ascii="Times New Roman" w:eastAsia="Times New Roman" w:hAnsi="Times New Roman"/>
                <w:sz w:val="24"/>
                <w:szCs w:val="24"/>
                <w:lang w:eastAsia="ru-RU"/>
              </w:rPr>
              <w:t>рп</w:t>
            </w:r>
            <w:proofErr w:type="spellEnd"/>
            <w:r w:rsidRPr="009E2E83">
              <w:rPr>
                <w:rFonts w:ascii="Times New Roman" w:eastAsia="Times New Roman" w:hAnsi="Times New Roman"/>
                <w:sz w:val="24"/>
                <w:szCs w:val="24"/>
                <w:lang w:eastAsia="ru-RU"/>
              </w:rPr>
              <w:t xml:space="preserve"> Коченево, </w:t>
            </w:r>
            <w:proofErr w:type="spellStart"/>
            <w:r w:rsidRPr="009E2E83">
              <w:rPr>
                <w:rFonts w:ascii="Times New Roman" w:eastAsia="Times New Roman" w:hAnsi="Times New Roman"/>
                <w:sz w:val="24"/>
                <w:szCs w:val="24"/>
                <w:lang w:eastAsia="ru-RU"/>
              </w:rPr>
              <w:t>ул</w:t>
            </w:r>
            <w:proofErr w:type="spellEnd"/>
            <w:r w:rsidRPr="009E2E83">
              <w:rPr>
                <w:rFonts w:ascii="Times New Roman" w:eastAsia="Times New Roman" w:hAnsi="Times New Roman"/>
                <w:sz w:val="24"/>
                <w:szCs w:val="24"/>
                <w:lang w:eastAsia="ru-RU"/>
              </w:rPr>
              <w:t xml:space="preserve"> Октябрьская, д. 43, 2 этаж, серверная</w:t>
            </w:r>
          </w:p>
        </w:tc>
        <w:tc>
          <w:tcPr>
            <w:tcW w:w="1368" w:type="dxa"/>
          </w:tcPr>
          <w:p w14:paraId="7F1B0EE5"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4C176C30"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r w:rsidR="001D41C9" w14:paraId="5F2D7DF9" w14:textId="77777777">
        <w:tc>
          <w:tcPr>
            <w:tcW w:w="828" w:type="dxa"/>
          </w:tcPr>
          <w:p w14:paraId="0A82A50D"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p>
        </w:tc>
        <w:tc>
          <w:tcPr>
            <w:tcW w:w="5490" w:type="dxa"/>
          </w:tcPr>
          <w:p w14:paraId="51029F71"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Каргатский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г.п</w:t>
            </w:r>
            <w:proofErr w:type="spellEnd"/>
            <w:r w:rsidRPr="009E2E83">
              <w:rPr>
                <w:rFonts w:ascii="Times New Roman" w:eastAsia="Times New Roman" w:hAnsi="Times New Roman"/>
                <w:sz w:val="24"/>
                <w:szCs w:val="24"/>
                <w:lang w:eastAsia="ru-RU"/>
              </w:rPr>
              <w:t xml:space="preserve">. город Каргат, г Каргат, </w:t>
            </w:r>
            <w:proofErr w:type="spellStart"/>
            <w:r w:rsidRPr="009E2E83">
              <w:rPr>
                <w:rFonts w:ascii="Times New Roman" w:eastAsia="Times New Roman" w:hAnsi="Times New Roman"/>
                <w:sz w:val="24"/>
                <w:szCs w:val="24"/>
                <w:lang w:eastAsia="ru-RU"/>
              </w:rPr>
              <w:t>ул</w:t>
            </w:r>
            <w:proofErr w:type="spellEnd"/>
            <w:r w:rsidRPr="009E2E83">
              <w:rPr>
                <w:rFonts w:ascii="Times New Roman" w:eastAsia="Times New Roman" w:hAnsi="Times New Roman"/>
                <w:sz w:val="24"/>
                <w:szCs w:val="24"/>
                <w:lang w:eastAsia="ru-RU"/>
              </w:rPr>
              <w:t xml:space="preserve"> Советская, д. 122, 2 этаж, серверная</w:t>
            </w:r>
          </w:p>
        </w:tc>
        <w:tc>
          <w:tcPr>
            <w:tcW w:w="1368" w:type="dxa"/>
          </w:tcPr>
          <w:p w14:paraId="6CAB82F9"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0ACC6AE5"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r w:rsidR="001D41C9" w14:paraId="7C914E0E" w14:textId="77777777">
        <w:tc>
          <w:tcPr>
            <w:tcW w:w="828" w:type="dxa"/>
          </w:tcPr>
          <w:p w14:paraId="6F46AECB"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w:t>
            </w:r>
          </w:p>
        </w:tc>
        <w:tc>
          <w:tcPr>
            <w:tcW w:w="5490" w:type="dxa"/>
          </w:tcPr>
          <w:p w14:paraId="05AC8CD3"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Ордынский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г.п</w:t>
            </w:r>
            <w:proofErr w:type="spellEnd"/>
            <w:r w:rsidRPr="009E2E83">
              <w:rPr>
                <w:rFonts w:ascii="Times New Roman" w:eastAsia="Times New Roman" w:hAnsi="Times New Roman"/>
                <w:sz w:val="24"/>
                <w:szCs w:val="24"/>
                <w:lang w:eastAsia="ru-RU"/>
              </w:rPr>
              <w:t xml:space="preserve">. рабочий поселок </w:t>
            </w:r>
            <w:proofErr w:type="spellStart"/>
            <w:r w:rsidRPr="009E2E83">
              <w:rPr>
                <w:rFonts w:ascii="Times New Roman" w:eastAsia="Times New Roman" w:hAnsi="Times New Roman"/>
                <w:sz w:val="24"/>
                <w:szCs w:val="24"/>
                <w:lang w:eastAsia="ru-RU"/>
              </w:rPr>
              <w:t>Ордын-ское</w:t>
            </w:r>
            <w:proofErr w:type="spellEnd"/>
            <w:r w:rsidRPr="009E2E83">
              <w:rPr>
                <w:rFonts w:ascii="Times New Roman" w:eastAsia="Times New Roman" w:hAnsi="Times New Roman"/>
                <w:sz w:val="24"/>
                <w:szCs w:val="24"/>
                <w:lang w:eastAsia="ru-RU"/>
              </w:rPr>
              <w:t xml:space="preserve">, </w:t>
            </w:r>
            <w:proofErr w:type="spellStart"/>
            <w:r w:rsidRPr="009E2E83">
              <w:rPr>
                <w:rFonts w:ascii="Times New Roman" w:eastAsia="Times New Roman" w:hAnsi="Times New Roman"/>
                <w:sz w:val="24"/>
                <w:szCs w:val="24"/>
                <w:lang w:eastAsia="ru-RU"/>
              </w:rPr>
              <w:t>рп</w:t>
            </w:r>
            <w:proofErr w:type="spellEnd"/>
            <w:r w:rsidRPr="009E2E83">
              <w:rPr>
                <w:rFonts w:ascii="Times New Roman" w:eastAsia="Times New Roman" w:hAnsi="Times New Roman"/>
                <w:sz w:val="24"/>
                <w:szCs w:val="24"/>
                <w:lang w:eastAsia="ru-RU"/>
              </w:rPr>
              <w:t xml:space="preserve"> Ордынское, </w:t>
            </w:r>
            <w:proofErr w:type="spellStart"/>
            <w:r w:rsidRPr="009E2E83">
              <w:rPr>
                <w:rFonts w:ascii="Times New Roman" w:eastAsia="Times New Roman" w:hAnsi="Times New Roman"/>
                <w:sz w:val="24"/>
                <w:szCs w:val="24"/>
                <w:lang w:eastAsia="ru-RU"/>
              </w:rPr>
              <w:t>пр-кт</w:t>
            </w:r>
            <w:proofErr w:type="spellEnd"/>
            <w:r w:rsidRPr="009E2E83">
              <w:rPr>
                <w:rFonts w:ascii="Times New Roman" w:eastAsia="Times New Roman" w:hAnsi="Times New Roman"/>
                <w:sz w:val="24"/>
                <w:szCs w:val="24"/>
                <w:lang w:eastAsia="ru-RU"/>
              </w:rPr>
              <w:t xml:space="preserve"> Революции, д. 17, 3 этаж, серверная</w:t>
            </w:r>
          </w:p>
        </w:tc>
        <w:tc>
          <w:tcPr>
            <w:tcW w:w="1368" w:type="dxa"/>
          </w:tcPr>
          <w:p w14:paraId="47A31D7E"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57AF565F"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r w:rsidR="001D41C9" w14:paraId="4C591A6D" w14:textId="77777777">
        <w:tc>
          <w:tcPr>
            <w:tcW w:w="828" w:type="dxa"/>
          </w:tcPr>
          <w:p w14:paraId="6D6C5D3A"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p>
        </w:tc>
        <w:tc>
          <w:tcPr>
            <w:tcW w:w="5490" w:type="dxa"/>
          </w:tcPr>
          <w:p w14:paraId="71417ADF"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Кочковский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с.п</w:t>
            </w:r>
            <w:proofErr w:type="spellEnd"/>
            <w:r w:rsidRPr="009E2E83">
              <w:rPr>
                <w:rFonts w:ascii="Times New Roman" w:eastAsia="Times New Roman" w:hAnsi="Times New Roman"/>
                <w:sz w:val="24"/>
                <w:szCs w:val="24"/>
                <w:lang w:eastAsia="ru-RU"/>
              </w:rPr>
              <w:t xml:space="preserve">. Кочковский сельсовет, с Кочки, </w:t>
            </w:r>
            <w:proofErr w:type="spellStart"/>
            <w:r w:rsidRPr="009E2E83">
              <w:rPr>
                <w:rFonts w:ascii="Times New Roman" w:eastAsia="Times New Roman" w:hAnsi="Times New Roman"/>
                <w:sz w:val="24"/>
                <w:szCs w:val="24"/>
                <w:lang w:eastAsia="ru-RU"/>
              </w:rPr>
              <w:t>ул</w:t>
            </w:r>
            <w:proofErr w:type="spellEnd"/>
            <w:r w:rsidRPr="009E2E83">
              <w:rPr>
                <w:rFonts w:ascii="Times New Roman" w:eastAsia="Times New Roman" w:hAnsi="Times New Roman"/>
                <w:sz w:val="24"/>
                <w:szCs w:val="24"/>
                <w:lang w:eastAsia="ru-RU"/>
              </w:rPr>
              <w:t xml:space="preserve"> Революционная, д. 11, 1 этаж, серверная</w:t>
            </w:r>
          </w:p>
        </w:tc>
        <w:tc>
          <w:tcPr>
            <w:tcW w:w="1368" w:type="dxa"/>
          </w:tcPr>
          <w:p w14:paraId="7813A024"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23F36AE8"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r w:rsidR="001D41C9" w14:paraId="352B98D1" w14:textId="77777777">
        <w:tc>
          <w:tcPr>
            <w:tcW w:w="828" w:type="dxa"/>
          </w:tcPr>
          <w:p w14:paraId="1157A0C4"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p>
        </w:tc>
        <w:tc>
          <w:tcPr>
            <w:tcW w:w="5490" w:type="dxa"/>
          </w:tcPr>
          <w:p w14:paraId="69BF3885"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Мошковский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г.п</w:t>
            </w:r>
            <w:proofErr w:type="spellEnd"/>
            <w:r w:rsidRPr="009E2E83">
              <w:rPr>
                <w:rFonts w:ascii="Times New Roman" w:eastAsia="Times New Roman" w:hAnsi="Times New Roman"/>
                <w:sz w:val="24"/>
                <w:szCs w:val="24"/>
                <w:lang w:eastAsia="ru-RU"/>
              </w:rPr>
              <w:t xml:space="preserve">. рабочий поселок Мошко-во, </w:t>
            </w:r>
            <w:proofErr w:type="spellStart"/>
            <w:r w:rsidRPr="009E2E83">
              <w:rPr>
                <w:rFonts w:ascii="Times New Roman" w:eastAsia="Times New Roman" w:hAnsi="Times New Roman"/>
                <w:sz w:val="24"/>
                <w:szCs w:val="24"/>
                <w:lang w:eastAsia="ru-RU"/>
              </w:rPr>
              <w:t>рп</w:t>
            </w:r>
            <w:proofErr w:type="spellEnd"/>
            <w:r w:rsidRPr="009E2E83">
              <w:rPr>
                <w:rFonts w:ascii="Times New Roman" w:eastAsia="Times New Roman" w:hAnsi="Times New Roman"/>
                <w:sz w:val="24"/>
                <w:szCs w:val="24"/>
                <w:lang w:eastAsia="ru-RU"/>
              </w:rPr>
              <w:t xml:space="preserve"> Мошково, </w:t>
            </w:r>
            <w:proofErr w:type="spellStart"/>
            <w:r w:rsidRPr="009E2E83">
              <w:rPr>
                <w:rFonts w:ascii="Times New Roman" w:eastAsia="Times New Roman" w:hAnsi="Times New Roman"/>
                <w:sz w:val="24"/>
                <w:szCs w:val="24"/>
                <w:lang w:eastAsia="ru-RU"/>
              </w:rPr>
              <w:t>ул</w:t>
            </w:r>
            <w:proofErr w:type="spellEnd"/>
            <w:r w:rsidRPr="009E2E83">
              <w:rPr>
                <w:rFonts w:ascii="Times New Roman" w:eastAsia="Times New Roman" w:hAnsi="Times New Roman"/>
                <w:sz w:val="24"/>
                <w:szCs w:val="24"/>
                <w:lang w:eastAsia="ru-RU"/>
              </w:rPr>
              <w:t xml:space="preserve"> Советская, д. 9, 1 этаж сервер-ная</w:t>
            </w:r>
          </w:p>
        </w:tc>
        <w:tc>
          <w:tcPr>
            <w:tcW w:w="1368" w:type="dxa"/>
          </w:tcPr>
          <w:p w14:paraId="67E844CB"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54A410F6"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r w:rsidR="001D41C9" w14:paraId="5ED87815" w14:textId="77777777">
        <w:tc>
          <w:tcPr>
            <w:tcW w:w="828" w:type="dxa"/>
          </w:tcPr>
          <w:p w14:paraId="64924F88"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c>
          <w:tcPr>
            <w:tcW w:w="5490" w:type="dxa"/>
          </w:tcPr>
          <w:p w14:paraId="5C020ACB" w14:textId="77777777" w:rsidR="001D41C9" w:rsidRDefault="009E2E83">
            <w:pPr>
              <w:tabs>
                <w:tab w:val="left" w:pos="567"/>
              </w:tabs>
              <w:ind w:firstLine="31"/>
              <w:contextualSpacing/>
              <w:jc w:val="both"/>
              <w:rPr>
                <w:rFonts w:ascii="Times New Roman" w:eastAsia="Times New Roman" w:hAnsi="Times New Roman"/>
                <w:sz w:val="24"/>
                <w:szCs w:val="24"/>
                <w:lang w:eastAsia="ru-RU"/>
              </w:rPr>
            </w:pPr>
            <w:r w:rsidRPr="009E2E83">
              <w:rPr>
                <w:rFonts w:ascii="Times New Roman" w:eastAsia="Times New Roman" w:hAnsi="Times New Roman"/>
                <w:sz w:val="24"/>
                <w:szCs w:val="24"/>
                <w:lang w:eastAsia="ru-RU"/>
              </w:rPr>
              <w:t xml:space="preserve">Российская Федерация, Новосибирская область, Болотнинский </w:t>
            </w:r>
            <w:proofErr w:type="spellStart"/>
            <w:r w:rsidRPr="009E2E83">
              <w:rPr>
                <w:rFonts w:ascii="Times New Roman" w:eastAsia="Times New Roman" w:hAnsi="Times New Roman"/>
                <w:sz w:val="24"/>
                <w:szCs w:val="24"/>
                <w:lang w:eastAsia="ru-RU"/>
              </w:rPr>
              <w:t>м.р</w:t>
            </w:r>
            <w:proofErr w:type="spellEnd"/>
            <w:r w:rsidRPr="009E2E83">
              <w:rPr>
                <w:rFonts w:ascii="Times New Roman" w:eastAsia="Times New Roman" w:hAnsi="Times New Roman"/>
                <w:sz w:val="24"/>
                <w:szCs w:val="24"/>
                <w:lang w:eastAsia="ru-RU"/>
              </w:rPr>
              <w:t xml:space="preserve">-н, </w:t>
            </w:r>
            <w:proofErr w:type="spellStart"/>
            <w:r w:rsidRPr="009E2E83">
              <w:rPr>
                <w:rFonts w:ascii="Times New Roman" w:eastAsia="Times New Roman" w:hAnsi="Times New Roman"/>
                <w:sz w:val="24"/>
                <w:szCs w:val="24"/>
                <w:lang w:eastAsia="ru-RU"/>
              </w:rPr>
              <w:t>г.п</w:t>
            </w:r>
            <w:proofErr w:type="spellEnd"/>
            <w:r w:rsidRPr="009E2E83">
              <w:rPr>
                <w:rFonts w:ascii="Times New Roman" w:eastAsia="Times New Roman" w:hAnsi="Times New Roman"/>
                <w:sz w:val="24"/>
                <w:szCs w:val="24"/>
                <w:lang w:eastAsia="ru-RU"/>
              </w:rPr>
              <w:t>. город Болотное, г Болот-</w:t>
            </w:r>
            <w:proofErr w:type="spellStart"/>
            <w:r w:rsidRPr="009E2E83">
              <w:rPr>
                <w:rFonts w:ascii="Times New Roman" w:eastAsia="Times New Roman" w:hAnsi="Times New Roman"/>
                <w:sz w:val="24"/>
                <w:szCs w:val="24"/>
                <w:lang w:eastAsia="ru-RU"/>
              </w:rPr>
              <w:t>ное</w:t>
            </w:r>
            <w:proofErr w:type="spellEnd"/>
            <w:r w:rsidRPr="009E2E83">
              <w:rPr>
                <w:rFonts w:ascii="Times New Roman" w:eastAsia="Times New Roman" w:hAnsi="Times New Roman"/>
                <w:sz w:val="24"/>
                <w:szCs w:val="24"/>
                <w:lang w:eastAsia="ru-RU"/>
              </w:rPr>
              <w:t xml:space="preserve">, </w:t>
            </w:r>
            <w:proofErr w:type="spellStart"/>
            <w:r w:rsidRPr="009E2E83">
              <w:rPr>
                <w:rFonts w:ascii="Times New Roman" w:eastAsia="Times New Roman" w:hAnsi="Times New Roman"/>
                <w:sz w:val="24"/>
                <w:szCs w:val="24"/>
                <w:lang w:eastAsia="ru-RU"/>
              </w:rPr>
              <w:t>ул</w:t>
            </w:r>
            <w:proofErr w:type="spellEnd"/>
            <w:r w:rsidRPr="009E2E83">
              <w:rPr>
                <w:rFonts w:ascii="Times New Roman" w:eastAsia="Times New Roman" w:hAnsi="Times New Roman"/>
                <w:sz w:val="24"/>
                <w:szCs w:val="24"/>
                <w:lang w:eastAsia="ru-RU"/>
              </w:rPr>
              <w:t xml:space="preserve"> Советская, д. 9, 1 этаж, серверная</w:t>
            </w:r>
          </w:p>
        </w:tc>
        <w:tc>
          <w:tcPr>
            <w:tcW w:w="1368" w:type="dxa"/>
          </w:tcPr>
          <w:p w14:paraId="5564E749"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Штука</w:t>
            </w:r>
          </w:p>
        </w:tc>
        <w:tc>
          <w:tcPr>
            <w:tcW w:w="1499" w:type="dxa"/>
          </w:tcPr>
          <w:p w14:paraId="1B09B7AF" w14:textId="77777777" w:rsidR="001D41C9" w:rsidRDefault="00A9316C">
            <w:pPr>
              <w:tabs>
                <w:tab w:val="left" w:pos="567"/>
              </w:tabs>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r>
    </w:tbl>
    <w:p w14:paraId="3183B0B8" w14:textId="77777777" w:rsidR="001D41C9" w:rsidRDefault="001D41C9">
      <w:pPr>
        <w:spacing w:after="0" w:line="240" w:lineRule="auto"/>
        <w:ind w:left="1065"/>
        <w:contextualSpacing/>
        <w:jc w:val="both"/>
        <w:rPr>
          <w:rFonts w:ascii="Times New Roman" w:hAnsi="Times New Roman"/>
          <w:sz w:val="26"/>
          <w:szCs w:val="26"/>
          <w:lang w:eastAsia="ru-RU"/>
        </w:rPr>
      </w:pPr>
    </w:p>
    <w:p w14:paraId="241F5CAF" w14:textId="77777777" w:rsidR="001D41C9" w:rsidRDefault="00A9316C">
      <w:pPr>
        <w:numPr>
          <w:ilvl w:val="0"/>
          <w:numId w:val="11"/>
        </w:numPr>
        <w:spacing w:after="0" w:line="240" w:lineRule="auto"/>
        <w:contextualSpacing/>
        <w:jc w:val="both"/>
        <w:rPr>
          <w:rFonts w:ascii="Times New Roman" w:hAnsi="Times New Roman"/>
          <w:sz w:val="26"/>
          <w:szCs w:val="26"/>
          <w:lang w:eastAsia="ru-RU"/>
        </w:rPr>
      </w:pPr>
      <w:r>
        <w:rPr>
          <w:rFonts w:ascii="Times New Roman" w:hAnsi="Times New Roman"/>
          <w:b/>
          <w:sz w:val="26"/>
          <w:szCs w:val="26"/>
          <w:lang w:eastAsia="ru-RU"/>
        </w:rPr>
        <w:t>Срок поставки:</w:t>
      </w:r>
      <w:r>
        <w:rPr>
          <w:rFonts w:ascii="Times New Roman" w:eastAsia="Times New Roman" w:hAnsi="Times New Roman"/>
          <w:sz w:val="24"/>
          <w:szCs w:val="24"/>
          <w:lang w:eastAsia="ru-RU"/>
        </w:rPr>
        <w:t xml:space="preserve"> </w:t>
      </w:r>
      <w:r>
        <w:rPr>
          <w:rFonts w:ascii="Times New Roman" w:hAnsi="Times New Roman"/>
          <w:sz w:val="26"/>
          <w:szCs w:val="26"/>
          <w:lang w:eastAsia="ru-RU"/>
        </w:rPr>
        <w:t>с даты заключения контракта в течение 14 (четырнадцати) календарных дней.</w:t>
      </w:r>
    </w:p>
    <w:p w14:paraId="6233773F" w14:textId="77777777" w:rsidR="001D41C9" w:rsidRDefault="001D41C9">
      <w:pPr>
        <w:spacing w:after="0" w:line="240" w:lineRule="auto"/>
        <w:ind w:left="1065"/>
        <w:contextualSpacing/>
        <w:jc w:val="both"/>
        <w:rPr>
          <w:rFonts w:ascii="Times New Roman" w:hAnsi="Times New Roman"/>
          <w:sz w:val="26"/>
          <w:szCs w:val="26"/>
          <w:lang w:eastAsia="ru-RU"/>
        </w:rPr>
      </w:pPr>
    </w:p>
    <w:p w14:paraId="6B728546" w14:textId="77777777" w:rsidR="001D41C9" w:rsidRDefault="00A9316C">
      <w:pPr>
        <w:numPr>
          <w:ilvl w:val="0"/>
          <w:numId w:val="11"/>
        </w:numPr>
        <w:tabs>
          <w:tab w:val="left" w:pos="709"/>
        </w:tabs>
        <w:spacing w:after="0" w:line="240" w:lineRule="auto"/>
        <w:ind w:left="0" w:firstLine="705"/>
        <w:contextualSpacing/>
        <w:jc w:val="both"/>
        <w:rPr>
          <w:rFonts w:ascii="Times New Roman" w:eastAsia="Times New Roman" w:hAnsi="Times New Roman"/>
          <w:b/>
          <w:bCs/>
          <w:sz w:val="24"/>
          <w:szCs w:val="24"/>
          <w:lang w:eastAsia="ru-RU"/>
        </w:rPr>
      </w:pPr>
      <w:r>
        <w:rPr>
          <w:rFonts w:ascii="Times New Roman" w:hAnsi="Times New Roman"/>
          <w:b/>
          <w:sz w:val="26"/>
          <w:szCs w:val="26"/>
          <w:lang w:eastAsia="ru-RU"/>
        </w:rPr>
        <w:t xml:space="preserve">Требования к функциональным, техническим и качественным характеристикам Товара: </w:t>
      </w:r>
    </w:p>
    <w:p w14:paraId="236FC305" w14:textId="77777777" w:rsidR="001D41C9" w:rsidRDefault="001D41C9">
      <w:pPr>
        <w:spacing w:after="0" w:line="240" w:lineRule="auto"/>
        <w:jc w:val="center"/>
        <w:rPr>
          <w:rFonts w:ascii="Times New Roman" w:eastAsia="Times New Roman" w:hAnsi="Times New Roman"/>
          <w:b/>
          <w:bCs/>
          <w:sz w:val="24"/>
          <w:szCs w:val="24"/>
          <w:lang w:eastAsia="ru-RU"/>
        </w:rPr>
      </w:pPr>
    </w:p>
    <w:p w14:paraId="11996292" w14:textId="77777777" w:rsidR="001D41C9" w:rsidRDefault="00A9316C">
      <w:pPr>
        <w:tabs>
          <w:tab w:val="left" w:pos="163"/>
          <w:tab w:val="left" w:pos="567"/>
        </w:tabs>
        <w:spacing w:after="0" w:line="240" w:lineRule="auto"/>
        <w:ind w:firstLine="709"/>
        <w:contextualSpacing/>
        <w:jc w:val="right"/>
        <w:rPr>
          <w:rFonts w:ascii="Times New Roman" w:hAnsi="Times New Roman"/>
          <w:b/>
          <w:bCs/>
          <w:sz w:val="26"/>
          <w:szCs w:val="26"/>
          <w:highlight w:val="white"/>
          <w:lang w:eastAsia="ar-SA"/>
        </w:rPr>
      </w:pPr>
      <w:r>
        <w:rPr>
          <w:rFonts w:ascii="Times New Roman" w:hAnsi="Times New Roman"/>
          <w:b/>
          <w:bCs/>
          <w:sz w:val="24"/>
          <w:shd w:val="clear" w:color="auto" w:fill="FFFFFF"/>
          <w:lang w:eastAsia="ar-SA"/>
        </w:rPr>
        <w:tab/>
      </w:r>
      <w:r>
        <w:rPr>
          <w:rFonts w:ascii="Times New Roman" w:hAnsi="Times New Roman"/>
          <w:b/>
          <w:bCs/>
          <w:sz w:val="24"/>
          <w:shd w:val="clear" w:color="auto" w:fill="FFFFFF"/>
          <w:lang w:eastAsia="ar-SA"/>
        </w:rPr>
        <w:tab/>
      </w:r>
      <w:r>
        <w:rPr>
          <w:rFonts w:ascii="Times New Roman" w:hAnsi="Times New Roman"/>
          <w:b/>
          <w:bCs/>
          <w:sz w:val="24"/>
          <w:shd w:val="clear" w:color="auto" w:fill="FFFFFF"/>
          <w:lang w:eastAsia="ar-SA"/>
        </w:rPr>
        <w:tab/>
      </w:r>
      <w:r>
        <w:rPr>
          <w:rFonts w:ascii="Times New Roman" w:hAnsi="Times New Roman"/>
          <w:b/>
          <w:bCs/>
          <w:sz w:val="24"/>
          <w:shd w:val="clear" w:color="auto" w:fill="FFFFFF"/>
          <w:lang w:eastAsia="ar-SA"/>
        </w:rPr>
        <w:tab/>
      </w:r>
      <w:r>
        <w:rPr>
          <w:rFonts w:ascii="Times New Roman" w:hAnsi="Times New Roman"/>
          <w:b/>
          <w:bCs/>
          <w:sz w:val="24"/>
          <w:shd w:val="clear" w:color="auto" w:fill="FFFFFF"/>
          <w:lang w:eastAsia="ar-SA"/>
        </w:rPr>
        <w:tab/>
      </w:r>
      <w:r>
        <w:rPr>
          <w:rFonts w:ascii="Times New Roman" w:hAnsi="Times New Roman"/>
          <w:b/>
          <w:bCs/>
          <w:sz w:val="24"/>
          <w:shd w:val="clear" w:color="auto" w:fill="FFFFFF"/>
          <w:lang w:eastAsia="ar-SA"/>
        </w:rPr>
        <w:tab/>
      </w:r>
      <w:r>
        <w:rPr>
          <w:rFonts w:ascii="Times New Roman" w:hAnsi="Times New Roman"/>
          <w:b/>
          <w:bCs/>
          <w:sz w:val="26"/>
          <w:szCs w:val="26"/>
          <w:shd w:val="clear" w:color="auto" w:fill="FFFFFF"/>
          <w:lang w:eastAsia="ar-SA"/>
        </w:rPr>
        <w:t>Таблица № 2. Характеристики Товара.</w:t>
      </w:r>
    </w:p>
    <w:tbl>
      <w:tblPr>
        <w:tblStyle w:val="14"/>
        <w:tblW w:w="10206" w:type="dxa"/>
        <w:tblInd w:w="-5" w:type="dxa"/>
        <w:tblLayout w:type="fixed"/>
        <w:tblLook w:val="04A0" w:firstRow="1" w:lastRow="0" w:firstColumn="1" w:lastColumn="0" w:noHBand="0" w:noVBand="1"/>
      </w:tblPr>
      <w:tblGrid>
        <w:gridCol w:w="706"/>
        <w:gridCol w:w="1279"/>
        <w:gridCol w:w="1276"/>
        <w:gridCol w:w="1559"/>
        <w:gridCol w:w="2268"/>
        <w:gridCol w:w="1276"/>
        <w:gridCol w:w="992"/>
        <w:gridCol w:w="850"/>
      </w:tblGrid>
      <w:tr w:rsidR="001D41C9" w14:paraId="41C745A5" w14:textId="77777777">
        <w:trPr>
          <w:trHeight w:val="821"/>
        </w:trPr>
        <w:tc>
          <w:tcPr>
            <w:tcW w:w="706" w:type="dxa"/>
            <w:vMerge w:val="restart"/>
          </w:tcPr>
          <w:p w14:paraId="44674704"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t>№ п/п</w:t>
            </w:r>
          </w:p>
        </w:tc>
        <w:tc>
          <w:tcPr>
            <w:tcW w:w="1279" w:type="dxa"/>
            <w:vMerge w:val="restart"/>
          </w:tcPr>
          <w:p w14:paraId="491C4556"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t>ОКПД2/КТРУ</w:t>
            </w:r>
          </w:p>
        </w:tc>
        <w:tc>
          <w:tcPr>
            <w:tcW w:w="1276" w:type="dxa"/>
            <w:vMerge w:val="restart"/>
          </w:tcPr>
          <w:p w14:paraId="5C9CC8C3"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t>Наименование</w:t>
            </w:r>
          </w:p>
        </w:tc>
        <w:tc>
          <w:tcPr>
            <w:tcW w:w="5103" w:type="dxa"/>
            <w:gridSpan w:val="3"/>
          </w:tcPr>
          <w:p w14:paraId="05CEB67D" w14:textId="77777777" w:rsidR="001D41C9" w:rsidRDefault="00A9316C">
            <w:pPr>
              <w:spacing w:line="252" w:lineRule="auto"/>
              <w:contextualSpacing/>
              <w:jc w:val="center"/>
              <w:rPr>
                <w:rFonts w:ascii="Times New Roman" w:eastAsiaTheme="minorHAnsi" w:hAnsi="Times New Roman"/>
                <w:b/>
                <w:bCs/>
                <w:sz w:val="20"/>
                <w:szCs w:val="20"/>
                <w:highlight w:val="yellow"/>
              </w:rPr>
            </w:pPr>
            <w:r>
              <w:rPr>
                <w:rFonts w:ascii="Times New Roman" w:eastAsiaTheme="minorHAnsi" w:hAnsi="Times New Roman"/>
                <w:b/>
                <w:bCs/>
                <w:sz w:val="20"/>
                <w:szCs w:val="20"/>
              </w:rPr>
              <w:t>Требования, установленные в отношении закупаемого товара (показатели, в соответствии с которыми будет устанавливаться соответствие)</w:t>
            </w:r>
          </w:p>
        </w:tc>
        <w:tc>
          <w:tcPr>
            <w:tcW w:w="992" w:type="dxa"/>
            <w:vMerge w:val="restart"/>
          </w:tcPr>
          <w:p w14:paraId="663B7E1F" w14:textId="77777777" w:rsidR="001D41C9" w:rsidRDefault="00A9316C">
            <w:pPr>
              <w:spacing w:line="252" w:lineRule="auto"/>
              <w:contextualSpacing/>
              <w:jc w:val="center"/>
              <w:rPr>
                <w:rFonts w:ascii="Times New Roman" w:eastAsiaTheme="minorHAnsi" w:hAnsi="Times New Roman"/>
                <w:b/>
                <w:bCs/>
                <w:sz w:val="20"/>
                <w:szCs w:val="20"/>
                <w:highlight w:val="yellow"/>
              </w:rPr>
            </w:pPr>
            <w:r>
              <w:rPr>
                <w:rFonts w:ascii="Times New Roman" w:eastAsiaTheme="minorHAnsi" w:hAnsi="Times New Roman"/>
                <w:b/>
                <w:bCs/>
                <w:sz w:val="20"/>
                <w:szCs w:val="20"/>
              </w:rPr>
              <w:t>Единица измерения</w:t>
            </w:r>
          </w:p>
        </w:tc>
        <w:tc>
          <w:tcPr>
            <w:tcW w:w="850" w:type="dxa"/>
            <w:vMerge w:val="restart"/>
          </w:tcPr>
          <w:p w14:paraId="13626B9E" w14:textId="77777777" w:rsidR="001D41C9" w:rsidRDefault="00A9316C">
            <w:pPr>
              <w:spacing w:line="252" w:lineRule="auto"/>
              <w:contextualSpacing/>
              <w:jc w:val="center"/>
              <w:rPr>
                <w:rFonts w:ascii="Times New Roman" w:eastAsiaTheme="minorHAnsi" w:hAnsi="Times New Roman"/>
                <w:b/>
                <w:bCs/>
                <w:sz w:val="20"/>
                <w:szCs w:val="20"/>
                <w:highlight w:val="yellow"/>
              </w:rPr>
            </w:pPr>
            <w:r>
              <w:rPr>
                <w:rFonts w:ascii="Times New Roman" w:eastAsiaTheme="minorHAnsi" w:hAnsi="Times New Roman"/>
                <w:b/>
                <w:bCs/>
                <w:sz w:val="20"/>
                <w:szCs w:val="20"/>
              </w:rPr>
              <w:t>Количество</w:t>
            </w:r>
          </w:p>
        </w:tc>
      </w:tr>
      <w:tr w:rsidR="001D41C9" w14:paraId="6A1205A8" w14:textId="77777777">
        <w:trPr>
          <w:trHeight w:val="821"/>
        </w:trPr>
        <w:tc>
          <w:tcPr>
            <w:tcW w:w="706" w:type="dxa"/>
            <w:vMerge/>
          </w:tcPr>
          <w:p w14:paraId="14C79C17" w14:textId="77777777" w:rsidR="001D41C9" w:rsidRDefault="001D41C9">
            <w:pPr>
              <w:spacing w:line="252" w:lineRule="auto"/>
              <w:contextualSpacing/>
              <w:jc w:val="center"/>
              <w:rPr>
                <w:rFonts w:ascii="Times New Roman" w:eastAsiaTheme="minorHAnsi" w:hAnsi="Times New Roman"/>
                <w:b/>
                <w:bCs/>
                <w:sz w:val="20"/>
                <w:szCs w:val="20"/>
              </w:rPr>
            </w:pPr>
          </w:p>
        </w:tc>
        <w:tc>
          <w:tcPr>
            <w:tcW w:w="1279" w:type="dxa"/>
            <w:vMerge/>
          </w:tcPr>
          <w:p w14:paraId="48BBED54" w14:textId="77777777" w:rsidR="001D41C9" w:rsidRDefault="001D41C9">
            <w:pPr>
              <w:spacing w:line="252" w:lineRule="auto"/>
              <w:contextualSpacing/>
              <w:jc w:val="center"/>
              <w:rPr>
                <w:rFonts w:ascii="Times New Roman" w:eastAsiaTheme="minorHAnsi" w:hAnsi="Times New Roman"/>
                <w:b/>
                <w:bCs/>
                <w:sz w:val="20"/>
                <w:szCs w:val="20"/>
              </w:rPr>
            </w:pPr>
          </w:p>
        </w:tc>
        <w:tc>
          <w:tcPr>
            <w:tcW w:w="1276" w:type="dxa"/>
            <w:vMerge/>
          </w:tcPr>
          <w:p w14:paraId="6C8C9A96" w14:textId="77777777" w:rsidR="001D41C9" w:rsidRDefault="001D41C9">
            <w:pPr>
              <w:spacing w:line="252" w:lineRule="auto"/>
              <w:contextualSpacing/>
              <w:jc w:val="center"/>
              <w:rPr>
                <w:rFonts w:ascii="Times New Roman" w:eastAsiaTheme="minorHAnsi" w:hAnsi="Times New Roman"/>
                <w:b/>
                <w:bCs/>
                <w:sz w:val="20"/>
                <w:szCs w:val="20"/>
              </w:rPr>
            </w:pPr>
          </w:p>
        </w:tc>
        <w:tc>
          <w:tcPr>
            <w:tcW w:w="1559" w:type="dxa"/>
          </w:tcPr>
          <w:p w14:paraId="69135BFC"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t>Наименование характеристики</w:t>
            </w:r>
          </w:p>
        </w:tc>
        <w:tc>
          <w:tcPr>
            <w:tcW w:w="2268" w:type="dxa"/>
          </w:tcPr>
          <w:p w14:paraId="26BCB72D"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t xml:space="preserve">Значение характеристики (показатели для определения </w:t>
            </w:r>
            <w:r>
              <w:rPr>
                <w:rFonts w:ascii="Times New Roman" w:eastAsiaTheme="minorHAnsi" w:hAnsi="Times New Roman"/>
                <w:b/>
                <w:bCs/>
                <w:sz w:val="20"/>
                <w:szCs w:val="20"/>
              </w:rPr>
              <w:lastRenderedPageBreak/>
              <w:t>соответствия поставляемого товара)</w:t>
            </w:r>
          </w:p>
        </w:tc>
        <w:tc>
          <w:tcPr>
            <w:tcW w:w="1276" w:type="dxa"/>
          </w:tcPr>
          <w:p w14:paraId="30CC1104" w14:textId="77777777" w:rsidR="001D41C9" w:rsidRDefault="00A9316C">
            <w:pPr>
              <w:spacing w:line="252" w:lineRule="auto"/>
              <w:contextualSpacing/>
              <w:jc w:val="center"/>
              <w:rPr>
                <w:rFonts w:ascii="Times New Roman" w:eastAsiaTheme="minorHAnsi" w:hAnsi="Times New Roman"/>
                <w:b/>
                <w:bCs/>
                <w:sz w:val="20"/>
                <w:szCs w:val="20"/>
              </w:rPr>
            </w:pPr>
            <w:r>
              <w:rPr>
                <w:rFonts w:ascii="Times New Roman" w:eastAsiaTheme="minorHAnsi" w:hAnsi="Times New Roman"/>
                <w:b/>
                <w:bCs/>
                <w:sz w:val="20"/>
                <w:szCs w:val="20"/>
              </w:rPr>
              <w:lastRenderedPageBreak/>
              <w:t>Единица измерения характеристики</w:t>
            </w:r>
          </w:p>
        </w:tc>
        <w:tc>
          <w:tcPr>
            <w:tcW w:w="992" w:type="dxa"/>
            <w:vMerge/>
          </w:tcPr>
          <w:p w14:paraId="1FB58DDD" w14:textId="77777777" w:rsidR="001D41C9" w:rsidRDefault="001D41C9">
            <w:pPr>
              <w:spacing w:line="252" w:lineRule="auto"/>
              <w:contextualSpacing/>
              <w:jc w:val="center"/>
              <w:rPr>
                <w:rFonts w:ascii="Times New Roman" w:eastAsiaTheme="minorHAnsi" w:hAnsi="Times New Roman"/>
                <w:b/>
                <w:bCs/>
                <w:sz w:val="20"/>
                <w:szCs w:val="20"/>
              </w:rPr>
            </w:pPr>
          </w:p>
        </w:tc>
        <w:tc>
          <w:tcPr>
            <w:tcW w:w="850" w:type="dxa"/>
            <w:vMerge/>
          </w:tcPr>
          <w:p w14:paraId="13100EBC" w14:textId="77777777" w:rsidR="001D41C9" w:rsidRDefault="001D41C9">
            <w:pPr>
              <w:spacing w:line="252" w:lineRule="auto"/>
              <w:contextualSpacing/>
              <w:jc w:val="center"/>
              <w:rPr>
                <w:rFonts w:ascii="Times New Roman" w:eastAsiaTheme="minorHAnsi" w:hAnsi="Times New Roman"/>
                <w:b/>
                <w:bCs/>
                <w:sz w:val="20"/>
                <w:szCs w:val="20"/>
              </w:rPr>
            </w:pPr>
          </w:p>
        </w:tc>
      </w:tr>
      <w:tr w:rsidR="001D41C9" w14:paraId="5861C059" w14:textId="77777777">
        <w:trPr>
          <w:trHeight w:val="431"/>
        </w:trPr>
        <w:tc>
          <w:tcPr>
            <w:tcW w:w="706" w:type="dxa"/>
            <w:vMerge w:val="restart"/>
          </w:tcPr>
          <w:p w14:paraId="506FE32F" w14:textId="77777777" w:rsidR="001D41C9" w:rsidRDefault="00A9316C">
            <w:pPr>
              <w:spacing w:line="254" w:lineRule="auto"/>
              <w:ind w:right="34"/>
              <w:contextualSpacing/>
              <w:jc w:val="center"/>
              <w:rPr>
                <w:rFonts w:ascii="Times New Roman" w:eastAsia="Times New Roman" w:hAnsi="Times New Roman"/>
                <w:sz w:val="20"/>
                <w:szCs w:val="20"/>
                <w:lang w:eastAsia="ru-RU"/>
              </w:rPr>
            </w:pPr>
            <w:r>
              <w:rPr>
                <w:rFonts w:ascii="Times New Roman" w:eastAsia="Times New Roman" w:hAnsi="Times New Roman"/>
                <w:sz w:val="20"/>
                <w:szCs w:val="20"/>
                <w:lang w:eastAsia="ru-RU"/>
              </w:rPr>
              <w:t>1</w:t>
            </w:r>
          </w:p>
        </w:tc>
        <w:tc>
          <w:tcPr>
            <w:tcW w:w="1279" w:type="dxa"/>
            <w:vMerge w:val="restart"/>
          </w:tcPr>
          <w:p w14:paraId="6F6B6427" w14:textId="77777777" w:rsidR="001D41C9" w:rsidRDefault="00A9316C">
            <w:pPr>
              <w:ind w:left="-107"/>
              <w:rPr>
                <w:rFonts w:ascii="Times New Roman" w:eastAsiaTheme="minorHAnsi" w:hAnsi="Times New Roman"/>
                <w:b/>
                <w:sz w:val="20"/>
                <w:szCs w:val="20"/>
              </w:rPr>
            </w:pPr>
            <w:r>
              <w:rPr>
                <w:rFonts w:ascii="Times New Roman" w:eastAsia="Times New Roman" w:hAnsi="Times New Roman"/>
                <w:sz w:val="20"/>
                <w:szCs w:val="24"/>
                <w:lang w:eastAsia="ru-RU"/>
              </w:rPr>
              <w:t>27.20.22.000-00000001- Батарея аккумуляторная свинцово-кислотная стационарная</w:t>
            </w:r>
          </w:p>
        </w:tc>
        <w:tc>
          <w:tcPr>
            <w:tcW w:w="1276" w:type="dxa"/>
            <w:vMerge w:val="restart"/>
          </w:tcPr>
          <w:p w14:paraId="05EE2375" w14:textId="77777777" w:rsidR="001D41C9" w:rsidRDefault="00A9316C">
            <w:pPr>
              <w:rPr>
                <w:rFonts w:ascii="Times New Roman" w:eastAsiaTheme="minorHAnsi" w:hAnsi="Times New Roman"/>
                <w:bCs/>
                <w:sz w:val="20"/>
                <w:lang w:eastAsia="ru-RU"/>
              </w:rPr>
            </w:pPr>
            <w:r>
              <w:rPr>
                <w:rFonts w:ascii="Times New Roman" w:eastAsiaTheme="minorHAnsi" w:hAnsi="Times New Roman"/>
                <w:bCs/>
                <w:sz w:val="20"/>
                <w:lang w:eastAsia="ru-RU"/>
              </w:rPr>
              <w:t>Батарея аккумуляторная свинцово-кислотная стационарная</w:t>
            </w:r>
          </w:p>
          <w:p w14:paraId="1BD2F993" w14:textId="77777777" w:rsidR="001D41C9" w:rsidRDefault="001D41C9">
            <w:pPr>
              <w:spacing w:line="252" w:lineRule="auto"/>
              <w:contextualSpacing/>
              <w:rPr>
                <w:rFonts w:ascii="Times New Roman" w:eastAsiaTheme="minorHAnsi" w:hAnsi="Times New Roman"/>
                <w:bCs/>
                <w:sz w:val="20"/>
                <w:szCs w:val="20"/>
              </w:rPr>
            </w:pPr>
          </w:p>
        </w:tc>
        <w:tc>
          <w:tcPr>
            <w:tcW w:w="1559" w:type="dxa"/>
            <w:vAlign w:val="center"/>
          </w:tcPr>
          <w:p w14:paraId="07BD4D7B" w14:textId="77777777" w:rsidR="001D41C9" w:rsidRPr="001B29DE" w:rsidRDefault="00A9316C">
            <w:pPr>
              <w:spacing w:line="252" w:lineRule="auto"/>
              <w:rPr>
                <w:rFonts w:ascii="Times New Roman" w:eastAsiaTheme="minorHAnsi" w:hAnsi="Times New Roman"/>
                <w:sz w:val="20"/>
                <w:szCs w:val="20"/>
              </w:rPr>
            </w:pPr>
            <w:r w:rsidRPr="001B29DE">
              <w:rPr>
                <w:rFonts w:ascii="Times New Roman" w:eastAsiaTheme="minorHAnsi" w:hAnsi="Times New Roman"/>
                <w:sz w:val="20"/>
                <w:szCs w:val="20"/>
              </w:rPr>
              <w:t>Емкость</w:t>
            </w:r>
          </w:p>
        </w:tc>
        <w:tc>
          <w:tcPr>
            <w:tcW w:w="2268" w:type="dxa"/>
            <w:vAlign w:val="center"/>
          </w:tcPr>
          <w:p w14:paraId="04520955" w14:textId="77777777" w:rsidR="001D41C9" w:rsidRPr="001B29DE" w:rsidRDefault="001D41C9">
            <w:pPr>
              <w:spacing w:line="252" w:lineRule="auto"/>
              <w:jc w:val="center"/>
              <w:rPr>
                <w:rFonts w:ascii="Times New Roman" w:eastAsiaTheme="minorHAnsi" w:hAnsi="Times New Roman"/>
                <w:sz w:val="20"/>
                <w:szCs w:val="20"/>
              </w:rPr>
            </w:pPr>
          </w:p>
        </w:tc>
        <w:tc>
          <w:tcPr>
            <w:tcW w:w="1276" w:type="dxa"/>
            <w:vAlign w:val="center"/>
          </w:tcPr>
          <w:p w14:paraId="5A3CA458" w14:textId="77777777" w:rsidR="001D41C9" w:rsidRPr="001B29DE" w:rsidRDefault="00A9316C">
            <w:pPr>
              <w:spacing w:line="252" w:lineRule="auto"/>
              <w:jc w:val="center"/>
              <w:rPr>
                <w:rFonts w:ascii="Times New Roman" w:eastAsiaTheme="minorHAnsi" w:hAnsi="Times New Roman"/>
                <w:sz w:val="20"/>
                <w:szCs w:val="20"/>
              </w:rPr>
            </w:pPr>
            <w:r w:rsidRPr="001B29DE">
              <w:rPr>
                <w:rFonts w:ascii="Times New Roman" w:eastAsiaTheme="minorHAnsi" w:hAnsi="Times New Roman"/>
                <w:color w:val="000000"/>
                <w:sz w:val="20"/>
                <w:szCs w:val="20"/>
              </w:rPr>
              <w:t>Ампер-Час (3,6 кКл)</w:t>
            </w:r>
          </w:p>
        </w:tc>
        <w:tc>
          <w:tcPr>
            <w:tcW w:w="992" w:type="dxa"/>
            <w:vMerge w:val="restart"/>
          </w:tcPr>
          <w:p w14:paraId="6379B316" w14:textId="77777777" w:rsidR="001D41C9" w:rsidRDefault="00A9316C">
            <w:pPr>
              <w:spacing w:line="252" w:lineRule="auto"/>
              <w:jc w:val="center"/>
              <w:rPr>
                <w:rFonts w:ascii="Times New Roman" w:eastAsiaTheme="minorHAnsi" w:hAnsi="Times New Roman"/>
                <w:sz w:val="20"/>
                <w:szCs w:val="20"/>
              </w:rPr>
            </w:pPr>
            <w:proofErr w:type="spellStart"/>
            <w:r>
              <w:rPr>
                <w:rFonts w:ascii="Times New Roman" w:eastAsiaTheme="minorHAnsi" w:hAnsi="Times New Roman"/>
                <w:sz w:val="20"/>
                <w:szCs w:val="20"/>
              </w:rPr>
              <w:t>шт</w:t>
            </w:r>
            <w:proofErr w:type="spellEnd"/>
          </w:p>
        </w:tc>
        <w:tc>
          <w:tcPr>
            <w:tcW w:w="850" w:type="dxa"/>
            <w:vMerge w:val="restart"/>
          </w:tcPr>
          <w:p w14:paraId="4ED83B24" w14:textId="77777777" w:rsidR="001D41C9" w:rsidRDefault="00A9316C">
            <w:pPr>
              <w:spacing w:line="252" w:lineRule="auto"/>
              <w:rPr>
                <w:rFonts w:ascii="Times New Roman" w:eastAsiaTheme="minorHAnsi" w:hAnsi="Times New Roman"/>
                <w:sz w:val="20"/>
                <w:szCs w:val="20"/>
              </w:rPr>
            </w:pPr>
            <w:r>
              <w:rPr>
                <w:rFonts w:ascii="Times New Roman" w:eastAsiaTheme="minorHAnsi" w:hAnsi="Times New Roman"/>
                <w:sz w:val="20"/>
                <w:szCs w:val="20"/>
              </w:rPr>
              <w:t>36</w:t>
            </w:r>
          </w:p>
        </w:tc>
      </w:tr>
      <w:tr w:rsidR="001D41C9" w14:paraId="06A34574" w14:textId="77777777">
        <w:trPr>
          <w:trHeight w:val="165"/>
        </w:trPr>
        <w:tc>
          <w:tcPr>
            <w:tcW w:w="706" w:type="dxa"/>
            <w:vMerge/>
          </w:tcPr>
          <w:p w14:paraId="391D023B" w14:textId="77777777" w:rsidR="001D41C9" w:rsidRDefault="001D41C9">
            <w:pPr>
              <w:spacing w:line="252" w:lineRule="auto"/>
              <w:rPr>
                <w:rFonts w:ascii="Times New Roman" w:eastAsia="Times New Roman" w:hAnsi="Times New Roman"/>
                <w:b/>
                <w:sz w:val="20"/>
                <w:szCs w:val="20"/>
              </w:rPr>
            </w:pPr>
          </w:p>
        </w:tc>
        <w:tc>
          <w:tcPr>
            <w:tcW w:w="1279" w:type="dxa"/>
            <w:vMerge/>
          </w:tcPr>
          <w:p w14:paraId="28EB5A7E" w14:textId="77777777" w:rsidR="001D41C9" w:rsidRDefault="001D41C9">
            <w:pPr>
              <w:spacing w:line="252" w:lineRule="auto"/>
              <w:rPr>
                <w:rFonts w:ascii="Times New Roman" w:eastAsia="Times New Roman" w:hAnsi="Times New Roman"/>
                <w:b/>
                <w:sz w:val="20"/>
                <w:szCs w:val="20"/>
                <w:lang w:val="en-US"/>
              </w:rPr>
            </w:pPr>
          </w:p>
        </w:tc>
        <w:tc>
          <w:tcPr>
            <w:tcW w:w="1276" w:type="dxa"/>
            <w:vMerge/>
          </w:tcPr>
          <w:p w14:paraId="67FB4B12" w14:textId="77777777" w:rsidR="001D41C9" w:rsidRDefault="001D41C9">
            <w:pPr>
              <w:rPr>
                <w:rFonts w:ascii="Times New Roman" w:eastAsia="Times New Roman" w:hAnsi="Times New Roman"/>
                <w:color w:val="000000"/>
                <w:sz w:val="20"/>
                <w:szCs w:val="20"/>
                <w:lang w:eastAsia="ru-RU"/>
              </w:rPr>
            </w:pPr>
          </w:p>
        </w:tc>
        <w:tc>
          <w:tcPr>
            <w:tcW w:w="1559" w:type="dxa"/>
          </w:tcPr>
          <w:p w14:paraId="2E7BCD54" w14:textId="77777777" w:rsidR="001D41C9" w:rsidRDefault="00A9316C">
            <w:pPr>
              <w:spacing w:line="252" w:lineRule="auto"/>
              <w:rPr>
                <w:rFonts w:ascii="Times New Roman" w:eastAsiaTheme="minorHAnsi" w:hAnsi="Times New Roman"/>
                <w:sz w:val="20"/>
                <w:szCs w:val="20"/>
              </w:rPr>
            </w:pPr>
            <w:r>
              <w:rPr>
                <w:rFonts w:ascii="Times New Roman" w:eastAsiaTheme="minorHAnsi" w:hAnsi="Times New Roman"/>
                <w:sz w:val="20"/>
                <w:szCs w:val="20"/>
              </w:rPr>
              <w:t>Тип</w:t>
            </w:r>
          </w:p>
        </w:tc>
        <w:tc>
          <w:tcPr>
            <w:tcW w:w="2268" w:type="dxa"/>
            <w:vAlign w:val="center"/>
          </w:tcPr>
          <w:p w14:paraId="5E80D68C" w14:textId="77777777" w:rsidR="001D41C9" w:rsidRDefault="00A9316C">
            <w:pPr>
              <w:spacing w:line="252" w:lineRule="auto"/>
              <w:jc w:val="center"/>
              <w:rPr>
                <w:rFonts w:ascii="Times New Roman" w:eastAsiaTheme="minorHAnsi" w:hAnsi="Times New Roman"/>
                <w:b/>
                <w:sz w:val="20"/>
                <w:szCs w:val="20"/>
              </w:rPr>
            </w:pPr>
            <w:proofErr w:type="spellStart"/>
            <w:r>
              <w:rPr>
                <w:rFonts w:ascii="Times New Roman" w:eastAsiaTheme="minorHAnsi" w:hAnsi="Times New Roman"/>
                <w:color w:val="000000"/>
                <w:lang w:val="en-US" w:eastAsia="ru-RU"/>
              </w:rPr>
              <w:t>Закрытая</w:t>
            </w:r>
            <w:proofErr w:type="spellEnd"/>
          </w:p>
        </w:tc>
        <w:tc>
          <w:tcPr>
            <w:tcW w:w="1276" w:type="dxa"/>
          </w:tcPr>
          <w:p w14:paraId="0FB39A32" w14:textId="77777777" w:rsidR="001D41C9" w:rsidRDefault="001D41C9">
            <w:pPr>
              <w:spacing w:line="252" w:lineRule="auto"/>
              <w:jc w:val="center"/>
              <w:rPr>
                <w:rFonts w:ascii="Times New Roman" w:eastAsiaTheme="minorHAnsi" w:hAnsi="Times New Roman"/>
                <w:color w:val="000000"/>
                <w:sz w:val="20"/>
                <w:szCs w:val="20"/>
              </w:rPr>
            </w:pPr>
          </w:p>
        </w:tc>
        <w:tc>
          <w:tcPr>
            <w:tcW w:w="992" w:type="dxa"/>
            <w:vMerge/>
          </w:tcPr>
          <w:p w14:paraId="782F21C3" w14:textId="77777777" w:rsidR="001D41C9" w:rsidRDefault="001D41C9">
            <w:pPr>
              <w:spacing w:line="252" w:lineRule="auto"/>
              <w:rPr>
                <w:rFonts w:ascii="Times New Roman" w:eastAsiaTheme="minorHAnsi" w:hAnsi="Times New Roman"/>
                <w:color w:val="000000"/>
                <w:sz w:val="20"/>
                <w:szCs w:val="20"/>
              </w:rPr>
            </w:pPr>
          </w:p>
        </w:tc>
        <w:tc>
          <w:tcPr>
            <w:tcW w:w="850" w:type="dxa"/>
            <w:vMerge/>
          </w:tcPr>
          <w:p w14:paraId="432F3F7C" w14:textId="77777777" w:rsidR="001D41C9" w:rsidRDefault="001D41C9">
            <w:pPr>
              <w:spacing w:line="252" w:lineRule="auto"/>
              <w:rPr>
                <w:rFonts w:ascii="Times New Roman" w:eastAsiaTheme="minorHAnsi" w:hAnsi="Times New Roman"/>
                <w:color w:val="000000"/>
                <w:sz w:val="20"/>
                <w:szCs w:val="20"/>
              </w:rPr>
            </w:pPr>
          </w:p>
        </w:tc>
      </w:tr>
      <w:tr w:rsidR="001D41C9" w14:paraId="1DF681AD" w14:textId="77777777">
        <w:trPr>
          <w:trHeight w:val="165"/>
        </w:trPr>
        <w:tc>
          <w:tcPr>
            <w:tcW w:w="706" w:type="dxa"/>
            <w:vMerge/>
          </w:tcPr>
          <w:p w14:paraId="40AC189B" w14:textId="77777777" w:rsidR="001D41C9" w:rsidRDefault="001D41C9">
            <w:pPr>
              <w:spacing w:line="252" w:lineRule="auto"/>
              <w:rPr>
                <w:rFonts w:ascii="Times New Roman" w:eastAsia="Times New Roman" w:hAnsi="Times New Roman"/>
                <w:b/>
                <w:sz w:val="20"/>
                <w:szCs w:val="20"/>
              </w:rPr>
            </w:pPr>
          </w:p>
        </w:tc>
        <w:tc>
          <w:tcPr>
            <w:tcW w:w="1279" w:type="dxa"/>
            <w:vMerge/>
          </w:tcPr>
          <w:p w14:paraId="2538C542" w14:textId="77777777" w:rsidR="001D41C9" w:rsidRDefault="001D41C9">
            <w:pPr>
              <w:spacing w:line="252" w:lineRule="auto"/>
              <w:rPr>
                <w:rFonts w:ascii="Times New Roman" w:eastAsia="Times New Roman" w:hAnsi="Times New Roman"/>
                <w:b/>
                <w:sz w:val="20"/>
                <w:szCs w:val="20"/>
                <w:lang w:val="en-US"/>
              </w:rPr>
            </w:pPr>
          </w:p>
        </w:tc>
        <w:tc>
          <w:tcPr>
            <w:tcW w:w="1276" w:type="dxa"/>
            <w:vMerge/>
          </w:tcPr>
          <w:p w14:paraId="0DF42B61" w14:textId="77777777" w:rsidR="001D41C9" w:rsidRDefault="001D41C9">
            <w:pPr>
              <w:rPr>
                <w:rFonts w:ascii="Times New Roman" w:eastAsia="Times New Roman" w:hAnsi="Times New Roman"/>
                <w:color w:val="000000"/>
                <w:sz w:val="20"/>
                <w:szCs w:val="20"/>
                <w:lang w:eastAsia="ru-RU"/>
              </w:rPr>
            </w:pPr>
          </w:p>
        </w:tc>
        <w:tc>
          <w:tcPr>
            <w:tcW w:w="1559" w:type="dxa"/>
          </w:tcPr>
          <w:p w14:paraId="6B30D6C4" w14:textId="77777777" w:rsidR="001D41C9" w:rsidRDefault="00A9316C">
            <w:pPr>
              <w:spacing w:line="252" w:lineRule="auto"/>
              <w:rPr>
                <w:rFonts w:ascii="Times New Roman" w:eastAsiaTheme="minorHAnsi" w:hAnsi="Times New Roman"/>
                <w:sz w:val="20"/>
                <w:szCs w:val="20"/>
              </w:rPr>
            </w:pPr>
            <w:r>
              <w:rPr>
                <w:rFonts w:ascii="Times New Roman" w:eastAsiaTheme="minorHAnsi" w:hAnsi="Times New Roman"/>
                <w:sz w:val="20"/>
                <w:szCs w:val="20"/>
              </w:rPr>
              <w:t>Напряжение</w:t>
            </w:r>
          </w:p>
        </w:tc>
        <w:tc>
          <w:tcPr>
            <w:tcW w:w="2268" w:type="dxa"/>
            <w:vAlign w:val="center"/>
          </w:tcPr>
          <w:p w14:paraId="4BAC15B0" w14:textId="77777777" w:rsidR="001D41C9" w:rsidRDefault="00A9316C">
            <w:pPr>
              <w:spacing w:line="252" w:lineRule="auto"/>
              <w:jc w:val="center"/>
              <w:rPr>
                <w:rFonts w:ascii="Times New Roman" w:eastAsiaTheme="minorHAnsi" w:hAnsi="Times New Roman"/>
                <w:b/>
                <w:sz w:val="20"/>
                <w:szCs w:val="20"/>
              </w:rPr>
            </w:pPr>
            <w:r>
              <w:rPr>
                <w:rFonts w:ascii="Times New Roman" w:eastAsiaTheme="minorHAnsi" w:hAnsi="Times New Roman"/>
                <w:color w:val="000000"/>
                <w:lang w:eastAsia="ru-RU"/>
              </w:rPr>
              <w:t>12</w:t>
            </w:r>
          </w:p>
        </w:tc>
        <w:tc>
          <w:tcPr>
            <w:tcW w:w="1276" w:type="dxa"/>
          </w:tcPr>
          <w:p w14:paraId="23C8DDC7" w14:textId="77777777" w:rsidR="001D41C9" w:rsidRDefault="00A9316C">
            <w:pPr>
              <w:spacing w:line="252" w:lineRule="auto"/>
              <w:jc w:val="center"/>
              <w:rPr>
                <w:rFonts w:ascii="Times New Roman" w:eastAsiaTheme="minorHAnsi" w:hAnsi="Times New Roman"/>
                <w:color w:val="000000"/>
                <w:sz w:val="20"/>
                <w:szCs w:val="20"/>
              </w:rPr>
            </w:pPr>
            <w:r>
              <w:rPr>
                <w:rFonts w:ascii="Times New Roman" w:eastAsiaTheme="minorHAnsi" w:hAnsi="Times New Roman"/>
                <w:color w:val="000000"/>
                <w:sz w:val="20"/>
                <w:szCs w:val="20"/>
              </w:rPr>
              <w:t>Вольт</w:t>
            </w:r>
          </w:p>
        </w:tc>
        <w:tc>
          <w:tcPr>
            <w:tcW w:w="992" w:type="dxa"/>
            <w:vMerge/>
          </w:tcPr>
          <w:p w14:paraId="6BF0D0CA" w14:textId="77777777" w:rsidR="001D41C9" w:rsidRDefault="001D41C9">
            <w:pPr>
              <w:spacing w:line="252" w:lineRule="auto"/>
              <w:rPr>
                <w:rFonts w:ascii="Times New Roman" w:eastAsiaTheme="minorHAnsi" w:hAnsi="Times New Roman"/>
                <w:color w:val="000000"/>
                <w:sz w:val="20"/>
                <w:szCs w:val="20"/>
              </w:rPr>
            </w:pPr>
          </w:p>
        </w:tc>
        <w:tc>
          <w:tcPr>
            <w:tcW w:w="850" w:type="dxa"/>
            <w:vMerge/>
          </w:tcPr>
          <w:p w14:paraId="1086C9C0" w14:textId="77777777" w:rsidR="001D41C9" w:rsidRDefault="001D41C9">
            <w:pPr>
              <w:spacing w:line="252" w:lineRule="auto"/>
              <w:rPr>
                <w:rFonts w:ascii="Times New Roman" w:eastAsiaTheme="minorHAnsi" w:hAnsi="Times New Roman"/>
                <w:color w:val="000000"/>
                <w:sz w:val="20"/>
                <w:szCs w:val="20"/>
              </w:rPr>
            </w:pPr>
          </w:p>
        </w:tc>
      </w:tr>
      <w:tr w:rsidR="001D41C9" w14:paraId="2EB5AAAE" w14:textId="77777777">
        <w:trPr>
          <w:trHeight w:val="165"/>
        </w:trPr>
        <w:tc>
          <w:tcPr>
            <w:tcW w:w="706" w:type="dxa"/>
            <w:vMerge/>
          </w:tcPr>
          <w:p w14:paraId="14D982CC" w14:textId="77777777" w:rsidR="001D41C9" w:rsidRDefault="001D41C9">
            <w:pPr>
              <w:spacing w:line="252" w:lineRule="auto"/>
              <w:rPr>
                <w:rFonts w:ascii="Times New Roman" w:eastAsia="Times New Roman" w:hAnsi="Times New Roman"/>
                <w:b/>
                <w:sz w:val="20"/>
                <w:szCs w:val="20"/>
              </w:rPr>
            </w:pPr>
          </w:p>
        </w:tc>
        <w:tc>
          <w:tcPr>
            <w:tcW w:w="1279" w:type="dxa"/>
            <w:vMerge/>
          </w:tcPr>
          <w:p w14:paraId="777B8161" w14:textId="77777777" w:rsidR="001D41C9" w:rsidRDefault="001D41C9">
            <w:pPr>
              <w:spacing w:line="252" w:lineRule="auto"/>
              <w:rPr>
                <w:rFonts w:ascii="Times New Roman" w:eastAsia="Times New Roman" w:hAnsi="Times New Roman"/>
                <w:b/>
                <w:sz w:val="20"/>
                <w:szCs w:val="20"/>
                <w:lang w:val="en-US"/>
              </w:rPr>
            </w:pPr>
          </w:p>
        </w:tc>
        <w:tc>
          <w:tcPr>
            <w:tcW w:w="1276" w:type="dxa"/>
            <w:vMerge/>
          </w:tcPr>
          <w:p w14:paraId="581F6C0F" w14:textId="77777777" w:rsidR="001D41C9" w:rsidRDefault="001D41C9">
            <w:pPr>
              <w:rPr>
                <w:rFonts w:ascii="Times New Roman" w:eastAsia="Times New Roman" w:hAnsi="Times New Roman"/>
                <w:color w:val="000000"/>
                <w:sz w:val="20"/>
                <w:szCs w:val="20"/>
                <w:lang w:eastAsia="ru-RU"/>
              </w:rPr>
            </w:pPr>
          </w:p>
        </w:tc>
        <w:tc>
          <w:tcPr>
            <w:tcW w:w="1559" w:type="dxa"/>
          </w:tcPr>
          <w:p w14:paraId="4881652C" w14:textId="77777777" w:rsidR="001D41C9" w:rsidRDefault="00A9316C">
            <w:pPr>
              <w:spacing w:line="252" w:lineRule="auto"/>
              <w:rPr>
                <w:rFonts w:ascii="Times New Roman" w:eastAsiaTheme="minorHAnsi" w:hAnsi="Times New Roman"/>
                <w:sz w:val="20"/>
                <w:szCs w:val="20"/>
              </w:rPr>
            </w:pPr>
            <w:r>
              <w:rPr>
                <w:rFonts w:ascii="Times New Roman" w:eastAsiaTheme="minorHAnsi" w:hAnsi="Times New Roman"/>
                <w:sz w:val="20"/>
                <w:szCs w:val="20"/>
              </w:rPr>
              <w:t>Исполнение</w:t>
            </w:r>
          </w:p>
        </w:tc>
        <w:tc>
          <w:tcPr>
            <w:tcW w:w="2268" w:type="dxa"/>
            <w:vAlign w:val="center"/>
          </w:tcPr>
          <w:p w14:paraId="27132E24" w14:textId="77777777" w:rsidR="001D41C9" w:rsidRDefault="00A9316C">
            <w:pPr>
              <w:spacing w:line="252" w:lineRule="auto"/>
              <w:jc w:val="center"/>
              <w:rPr>
                <w:rFonts w:ascii="Times New Roman" w:eastAsiaTheme="minorHAnsi" w:hAnsi="Times New Roman"/>
                <w:color w:val="000000"/>
                <w:lang w:eastAsia="ru-RU"/>
              </w:rPr>
            </w:pPr>
            <w:r>
              <w:rPr>
                <w:rFonts w:ascii="Times New Roman" w:eastAsiaTheme="minorHAnsi" w:hAnsi="Times New Roman"/>
                <w:color w:val="000000"/>
                <w:lang w:eastAsia="ru-RU"/>
              </w:rPr>
              <w:t xml:space="preserve">Жидкостный элемент </w:t>
            </w:r>
          </w:p>
        </w:tc>
        <w:tc>
          <w:tcPr>
            <w:tcW w:w="1276" w:type="dxa"/>
          </w:tcPr>
          <w:p w14:paraId="25DDD6CC" w14:textId="77777777" w:rsidR="001D41C9" w:rsidRDefault="001D41C9">
            <w:pPr>
              <w:spacing w:line="252" w:lineRule="auto"/>
              <w:jc w:val="center"/>
              <w:rPr>
                <w:rFonts w:ascii="Times New Roman" w:eastAsiaTheme="minorHAnsi" w:hAnsi="Times New Roman"/>
                <w:color w:val="000000"/>
                <w:sz w:val="20"/>
                <w:szCs w:val="20"/>
              </w:rPr>
            </w:pPr>
          </w:p>
        </w:tc>
        <w:tc>
          <w:tcPr>
            <w:tcW w:w="992" w:type="dxa"/>
            <w:vMerge/>
          </w:tcPr>
          <w:p w14:paraId="4A862108" w14:textId="77777777" w:rsidR="001D41C9" w:rsidRDefault="001D41C9">
            <w:pPr>
              <w:spacing w:line="252" w:lineRule="auto"/>
              <w:rPr>
                <w:rFonts w:ascii="Times New Roman" w:eastAsiaTheme="minorHAnsi" w:hAnsi="Times New Roman"/>
                <w:color w:val="000000"/>
                <w:sz w:val="20"/>
                <w:szCs w:val="20"/>
              </w:rPr>
            </w:pPr>
          </w:p>
        </w:tc>
        <w:tc>
          <w:tcPr>
            <w:tcW w:w="850" w:type="dxa"/>
            <w:vMerge/>
          </w:tcPr>
          <w:p w14:paraId="16AE1058" w14:textId="77777777" w:rsidR="001D41C9" w:rsidRDefault="001D41C9">
            <w:pPr>
              <w:spacing w:line="252" w:lineRule="auto"/>
              <w:rPr>
                <w:rFonts w:ascii="Times New Roman" w:eastAsiaTheme="minorHAnsi" w:hAnsi="Times New Roman"/>
                <w:color w:val="000000"/>
                <w:sz w:val="20"/>
                <w:szCs w:val="20"/>
              </w:rPr>
            </w:pPr>
          </w:p>
        </w:tc>
      </w:tr>
      <w:tr w:rsidR="001D41C9" w14:paraId="3695DE75" w14:textId="77777777">
        <w:trPr>
          <w:trHeight w:val="165"/>
        </w:trPr>
        <w:tc>
          <w:tcPr>
            <w:tcW w:w="706" w:type="dxa"/>
            <w:vMerge/>
          </w:tcPr>
          <w:p w14:paraId="0A619D38" w14:textId="77777777" w:rsidR="001D41C9" w:rsidRDefault="001D41C9">
            <w:pPr>
              <w:spacing w:line="252" w:lineRule="auto"/>
              <w:rPr>
                <w:rFonts w:ascii="Times New Roman" w:eastAsia="Times New Roman" w:hAnsi="Times New Roman"/>
                <w:b/>
                <w:sz w:val="20"/>
                <w:szCs w:val="20"/>
              </w:rPr>
            </w:pPr>
          </w:p>
        </w:tc>
        <w:tc>
          <w:tcPr>
            <w:tcW w:w="1279" w:type="dxa"/>
            <w:vMerge/>
          </w:tcPr>
          <w:p w14:paraId="5DD9362C" w14:textId="77777777" w:rsidR="001D41C9" w:rsidRDefault="001D41C9">
            <w:pPr>
              <w:spacing w:line="252" w:lineRule="auto"/>
              <w:rPr>
                <w:rFonts w:ascii="Times New Roman" w:eastAsia="Times New Roman" w:hAnsi="Times New Roman"/>
                <w:b/>
                <w:sz w:val="20"/>
                <w:szCs w:val="20"/>
                <w:lang w:val="en-US"/>
              </w:rPr>
            </w:pPr>
          </w:p>
        </w:tc>
        <w:tc>
          <w:tcPr>
            <w:tcW w:w="1276" w:type="dxa"/>
            <w:vMerge/>
          </w:tcPr>
          <w:p w14:paraId="7100251A" w14:textId="77777777" w:rsidR="001D41C9" w:rsidRDefault="001D41C9">
            <w:pPr>
              <w:rPr>
                <w:rFonts w:ascii="Times New Roman" w:eastAsia="Times New Roman" w:hAnsi="Times New Roman"/>
                <w:color w:val="000000"/>
                <w:sz w:val="20"/>
                <w:szCs w:val="20"/>
                <w:lang w:eastAsia="ru-RU"/>
              </w:rPr>
            </w:pPr>
          </w:p>
        </w:tc>
        <w:tc>
          <w:tcPr>
            <w:tcW w:w="1559" w:type="dxa"/>
          </w:tcPr>
          <w:p w14:paraId="2D9C3E99" w14:textId="77777777" w:rsidR="001D41C9" w:rsidRDefault="00A9316C">
            <w:pPr>
              <w:spacing w:line="252" w:lineRule="auto"/>
              <w:rPr>
                <w:rFonts w:ascii="Times New Roman" w:eastAsiaTheme="minorHAnsi" w:hAnsi="Times New Roman"/>
                <w:sz w:val="20"/>
                <w:szCs w:val="20"/>
              </w:rPr>
            </w:pPr>
            <w:r>
              <w:rPr>
                <w:rFonts w:ascii="Times New Roman" w:eastAsiaTheme="minorHAnsi" w:hAnsi="Times New Roman"/>
                <w:sz w:val="20"/>
                <w:szCs w:val="20"/>
              </w:rPr>
              <w:t>Возможность использования в ИБП</w:t>
            </w:r>
          </w:p>
        </w:tc>
        <w:tc>
          <w:tcPr>
            <w:tcW w:w="2268" w:type="dxa"/>
            <w:vAlign w:val="center"/>
          </w:tcPr>
          <w:p w14:paraId="5E1A39A3" w14:textId="77777777" w:rsidR="001D41C9" w:rsidRDefault="00A9316C">
            <w:pPr>
              <w:spacing w:line="252" w:lineRule="auto"/>
              <w:jc w:val="center"/>
              <w:rPr>
                <w:rFonts w:ascii="Times New Roman" w:eastAsiaTheme="minorHAnsi" w:hAnsi="Times New Roman"/>
                <w:b/>
                <w:sz w:val="20"/>
                <w:szCs w:val="20"/>
              </w:rPr>
            </w:pPr>
            <w:proofErr w:type="spellStart"/>
            <w:r>
              <w:rPr>
                <w:rFonts w:ascii="Times New Roman" w:eastAsiaTheme="minorHAnsi" w:hAnsi="Times New Roman"/>
                <w:color w:val="000000"/>
                <w:lang w:val="en-US" w:eastAsia="ru-RU"/>
              </w:rPr>
              <w:t>Да</w:t>
            </w:r>
            <w:proofErr w:type="spellEnd"/>
          </w:p>
        </w:tc>
        <w:tc>
          <w:tcPr>
            <w:tcW w:w="1276" w:type="dxa"/>
          </w:tcPr>
          <w:p w14:paraId="2F221C0D" w14:textId="77777777" w:rsidR="001D41C9" w:rsidRDefault="001D41C9">
            <w:pPr>
              <w:spacing w:line="252" w:lineRule="auto"/>
              <w:jc w:val="center"/>
              <w:rPr>
                <w:rFonts w:ascii="Times New Roman" w:eastAsiaTheme="minorHAnsi" w:hAnsi="Times New Roman"/>
                <w:b/>
                <w:color w:val="000000"/>
                <w:sz w:val="20"/>
                <w:szCs w:val="20"/>
              </w:rPr>
            </w:pPr>
          </w:p>
        </w:tc>
        <w:tc>
          <w:tcPr>
            <w:tcW w:w="992" w:type="dxa"/>
            <w:vMerge/>
          </w:tcPr>
          <w:p w14:paraId="4A9ADF89" w14:textId="77777777" w:rsidR="001D41C9" w:rsidRDefault="001D41C9">
            <w:pPr>
              <w:spacing w:line="252" w:lineRule="auto"/>
              <w:rPr>
                <w:rFonts w:ascii="Times New Roman" w:eastAsiaTheme="minorHAnsi" w:hAnsi="Times New Roman"/>
                <w:color w:val="000000"/>
                <w:sz w:val="20"/>
                <w:szCs w:val="20"/>
              </w:rPr>
            </w:pPr>
          </w:p>
        </w:tc>
        <w:tc>
          <w:tcPr>
            <w:tcW w:w="850" w:type="dxa"/>
            <w:vMerge/>
          </w:tcPr>
          <w:p w14:paraId="327E692E" w14:textId="77777777" w:rsidR="001D41C9" w:rsidRDefault="001D41C9">
            <w:pPr>
              <w:spacing w:line="252" w:lineRule="auto"/>
              <w:rPr>
                <w:rFonts w:ascii="Times New Roman" w:eastAsiaTheme="minorHAnsi" w:hAnsi="Times New Roman"/>
                <w:color w:val="000000"/>
                <w:sz w:val="20"/>
                <w:szCs w:val="20"/>
              </w:rPr>
            </w:pPr>
          </w:p>
        </w:tc>
      </w:tr>
    </w:tbl>
    <w:p w14:paraId="2E83F2B1" w14:textId="77777777" w:rsidR="001D41C9" w:rsidRDefault="001D41C9">
      <w:pPr>
        <w:widowControl w:val="0"/>
        <w:tabs>
          <w:tab w:val="left" w:pos="240"/>
          <w:tab w:val="left" w:pos="708"/>
        </w:tabs>
        <w:spacing w:after="0" w:line="240" w:lineRule="auto"/>
        <w:jc w:val="both"/>
        <w:rPr>
          <w:rFonts w:ascii="Times New Roman" w:eastAsiaTheme="minorHAnsi" w:hAnsi="Times New Roman" w:cs="FreeSans"/>
          <w:b/>
          <w:sz w:val="24"/>
          <w:szCs w:val="24"/>
          <w:lang w:eastAsia="zh-CN" w:bidi="hi-IN"/>
        </w:rPr>
      </w:pPr>
    </w:p>
    <w:p w14:paraId="17022F05" w14:textId="77777777" w:rsidR="001D41C9" w:rsidRDefault="00A9316C">
      <w:pPr>
        <w:tabs>
          <w:tab w:val="left" w:pos="567"/>
        </w:tabs>
        <w:spacing w:after="0"/>
        <w:contextualSpacing/>
        <w:jc w:val="both"/>
        <w:rPr>
          <w:rFonts w:ascii="Times New Roman" w:eastAsia="Times New Roman" w:hAnsi="Times New Roman"/>
          <w:b/>
          <w:sz w:val="24"/>
          <w:szCs w:val="24"/>
          <w:lang w:eastAsia="ru-RU"/>
        </w:rPr>
      </w:pPr>
      <w:r>
        <w:rPr>
          <w:rFonts w:ascii="Times New Roman" w:eastAsia="Times New Roman" w:hAnsi="Times New Roman"/>
          <w:b/>
          <w:sz w:val="26"/>
          <w:szCs w:val="26"/>
          <w:lang w:eastAsia="ru-RU"/>
        </w:rPr>
        <w:t>5.</w:t>
      </w:r>
      <w:r>
        <w:rPr>
          <w:rFonts w:ascii="Times New Roman" w:eastAsia="Times New Roman" w:hAnsi="Times New Roman"/>
          <w:b/>
          <w:sz w:val="26"/>
          <w:szCs w:val="26"/>
          <w:lang w:eastAsia="ru-RU"/>
        </w:rPr>
        <w:tab/>
      </w:r>
      <w:r>
        <w:rPr>
          <w:rFonts w:ascii="Times New Roman" w:eastAsia="Times New Roman" w:hAnsi="Times New Roman"/>
          <w:b/>
          <w:sz w:val="24"/>
          <w:szCs w:val="24"/>
          <w:lang w:eastAsia="ru-RU"/>
        </w:rPr>
        <w:t>Условия поставки Товара:</w:t>
      </w:r>
    </w:p>
    <w:p w14:paraId="49D28791" w14:textId="77777777" w:rsidR="001D41C9" w:rsidRDefault="00A9316C">
      <w:pPr>
        <w:tabs>
          <w:tab w:val="left" w:pos="567"/>
        </w:tabs>
        <w:spacing w:after="0"/>
        <w:ind w:firstLine="850"/>
        <w:contextualSpacing/>
        <w:jc w:val="both"/>
        <w:rPr>
          <w:rFonts w:ascii="Times New Roman" w:eastAsia="Times New Roman" w:hAnsi="Times New Roman"/>
          <w:b/>
          <w:sz w:val="24"/>
          <w:szCs w:val="24"/>
          <w:lang w:eastAsia="ru-RU"/>
        </w:rPr>
      </w:pPr>
      <w:r>
        <w:rPr>
          <w:rFonts w:ascii="Times New Roman" w:hAnsi="Times New Roman"/>
          <w:sz w:val="26"/>
          <w:szCs w:val="26"/>
          <w:lang w:eastAsia="ru-RU"/>
        </w:rPr>
        <w:t>В рамках исполнения контракта, Поставщик осуществляет поставку Товара по месту доставки, указанному в п.2 описания объекта закупки.</w:t>
      </w:r>
    </w:p>
    <w:p w14:paraId="2CA79AB9" w14:textId="77777777" w:rsidR="001D41C9" w:rsidRDefault="00A9316C">
      <w:pPr>
        <w:widowControl w:val="0"/>
        <w:tabs>
          <w:tab w:val="left" w:pos="142"/>
          <w:tab w:val="left" w:pos="851"/>
          <w:tab w:val="left" w:pos="1134"/>
          <w:tab w:val="left" w:pos="1276"/>
          <w:tab w:val="left" w:pos="1418"/>
        </w:tabs>
        <w:spacing w:after="0" w:line="252" w:lineRule="auto"/>
        <w:ind w:firstLine="850"/>
        <w:jc w:val="both"/>
        <w:rPr>
          <w:rFonts w:ascii="Times New Roman" w:hAnsi="Times New Roman"/>
          <w:sz w:val="26"/>
          <w:szCs w:val="26"/>
        </w:rPr>
      </w:pPr>
      <w:r>
        <w:rPr>
          <w:rFonts w:ascii="Times New Roman" w:hAnsi="Times New Roman"/>
          <w:sz w:val="26"/>
          <w:szCs w:val="26"/>
        </w:rPr>
        <w:t>Поставщик не менее чем за 2 (два) рабочих дня до осуществления поставки Товара направляет в адрес Заказчика уведомление о времени и дате доставки Товара в место доставки. Поставка Товара осуществляется в рабочие дни Заказчика по Новосибирскому времени, понедельник-четверг с 9:00 до 17:00, пятница с 09:00 до 16:00. В случае наличия у Заказчика обстоятельств, препятствующих доставке Товара в предлагаемые Поставщиком время и дату, Заказчик предлагает иные время и дату доставки, не противоречащие сроку поставки Товара по Контракту. Поставщик также обязуется обеспечить разгрузку Товара по месту поставки, указанному в п. 2. описания объекта закупки.</w:t>
      </w:r>
    </w:p>
    <w:p w14:paraId="34E764E7" w14:textId="77777777" w:rsidR="001D41C9" w:rsidRDefault="00A9316C">
      <w:pPr>
        <w:spacing w:after="0" w:line="252" w:lineRule="auto"/>
        <w:ind w:firstLine="851"/>
        <w:jc w:val="both"/>
        <w:rPr>
          <w:rFonts w:ascii="Times New Roman" w:hAnsi="Times New Roman"/>
          <w:sz w:val="26"/>
          <w:szCs w:val="26"/>
        </w:rPr>
      </w:pPr>
      <w:r>
        <w:rPr>
          <w:rFonts w:ascii="Times New Roman" w:hAnsi="Times New Roman"/>
          <w:sz w:val="26"/>
          <w:szCs w:val="26"/>
        </w:rPr>
        <w:t xml:space="preserve">Товар поставлен в упаковке, обеспечивающей защиту товара от повреждения, загрязнения или порчи во время транспортировки. </w:t>
      </w:r>
    </w:p>
    <w:p w14:paraId="2C16C683" w14:textId="77777777" w:rsidR="001D41C9" w:rsidRDefault="00A9316C">
      <w:pPr>
        <w:spacing w:after="0" w:line="252" w:lineRule="auto"/>
        <w:ind w:firstLine="851"/>
        <w:jc w:val="both"/>
        <w:rPr>
          <w:rFonts w:ascii="Times New Roman" w:hAnsi="Times New Roman"/>
          <w:sz w:val="26"/>
          <w:szCs w:val="26"/>
        </w:rPr>
      </w:pPr>
      <w:r>
        <w:rPr>
          <w:rFonts w:ascii="Times New Roman" w:hAnsi="Times New Roman"/>
          <w:sz w:val="26"/>
          <w:szCs w:val="26"/>
        </w:rPr>
        <w:t xml:space="preserve">Товар новый (Товар,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не являвшимся ранее выставочным экземпляром. </w:t>
      </w:r>
    </w:p>
    <w:p w14:paraId="00CA6C35" w14:textId="77777777" w:rsidR="001D41C9" w:rsidRDefault="00A9316C">
      <w:pPr>
        <w:spacing w:after="0" w:line="252" w:lineRule="auto"/>
        <w:ind w:firstLine="851"/>
        <w:jc w:val="both"/>
        <w:rPr>
          <w:rFonts w:ascii="Times New Roman" w:hAnsi="Times New Roman"/>
          <w:sz w:val="26"/>
          <w:szCs w:val="26"/>
        </w:rPr>
      </w:pPr>
      <w:r>
        <w:rPr>
          <w:rFonts w:ascii="Times New Roman" w:hAnsi="Times New Roman"/>
          <w:sz w:val="26"/>
          <w:szCs w:val="26"/>
        </w:rPr>
        <w:t>Качество Товара, поставляемого Заказчику в соответствии с описанием объекта закупки, соответствует законодательству Российской Федерации.</w:t>
      </w:r>
    </w:p>
    <w:p w14:paraId="70A5CDD8" w14:textId="77777777" w:rsidR="001D41C9" w:rsidRDefault="00A9316C">
      <w:pPr>
        <w:spacing w:line="252" w:lineRule="auto"/>
        <w:ind w:left="360" w:hanging="360"/>
        <w:jc w:val="both"/>
        <w:rPr>
          <w:rFonts w:ascii="Times New Roman" w:eastAsiaTheme="minorHAnsi" w:hAnsi="Times New Roman"/>
          <w:b/>
          <w:sz w:val="24"/>
          <w:szCs w:val="24"/>
        </w:rPr>
      </w:pPr>
      <w:r>
        <w:rPr>
          <w:rFonts w:ascii="Times New Roman" w:eastAsiaTheme="minorHAnsi" w:hAnsi="Times New Roman"/>
          <w:b/>
          <w:sz w:val="24"/>
          <w:szCs w:val="24"/>
        </w:rPr>
        <w:t>6.        Требования к гарантийным обязательствам</w:t>
      </w:r>
    </w:p>
    <w:p w14:paraId="23D6D833"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Поставщик подтверждает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 описанием объекта закупки, соответствует законодательству Российской Федерации и настоящему Контракту.</w:t>
      </w:r>
    </w:p>
    <w:p w14:paraId="0430DDCB" w14:textId="77777777" w:rsidR="001D41C9" w:rsidRDefault="00A9316C">
      <w:pPr>
        <w:tabs>
          <w:tab w:val="left" w:pos="1080"/>
        </w:tabs>
        <w:spacing w:after="0" w:line="240" w:lineRule="auto"/>
        <w:ind w:firstLine="708"/>
        <w:jc w:val="both"/>
        <w:rPr>
          <w:rFonts w:ascii="Times New Roman" w:hAnsi="Times New Roman"/>
          <w:sz w:val="26"/>
          <w:szCs w:val="26"/>
        </w:rPr>
      </w:pPr>
      <w:r>
        <w:rPr>
          <w:rFonts w:ascii="Times New Roman" w:hAnsi="Times New Roman"/>
          <w:sz w:val="26"/>
          <w:szCs w:val="26"/>
        </w:rPr>
        <w:t xml:space="preserve">На Товар установлена </w:t>
      </w:r>
      <w:r>
        <w:rPr>
          <w:rFonts w:ascii="Times New Roman" w:hAnsi="Times New Roman"/>
          <w:b/>
          <w:sz w:val="26"/>
          <w:szCs w:val="26"/>
        </w:rPr>
        <w:t>гарантия производителя</w:t>
      </w:r>
      <w:r>
        <w:rPr>
          <w:rFonts w:ascii="Times New Roman" w:hAnsi="Times New Roman"/>
          <w:sz w:val="26"/>
          <w:szCs w:val="26"/>
        </w:rPr>
        <w:t xml:space="preserve"> – не менее 12 (двенадцати) месяцев с даты подписания документа о приемке.</w:t>
      </w:r>
    </w:p>
    <w:p w14:paraId="61B9703D"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 xml:space="preserve">На Товар установлена </w:t>
      </w:r>
      <w:r>
        <w:rPr>
          <w:rFonts w:ascii="Times New Roman" w:hAnsi="Times New Roman"/>
          <w:b/>
          <w:sz w:val="26"/>
          <w:szCs w:val="26"/>
        </w:rPr>
        <w:t>гарантия Поставщика</w:t>
      </w:r>
      <w:r>
        <w:rPr>
          <w:rFonts w:ascii="Times New Roman" w:hAnsi="Times New Roman"/>
          <w:sz w:val="26"/>
          <w:szCs w:val="26"/>
        </w:rPr>
        <w:t xml:space="preserve"> – не менее 12 (двенадцати) месяцев с даты подписания документа о приемке, но не менее срока предоставления гарантии производителя.</w:t>
      </w:r>
    </w:p>
    <w:p w14:paraId="2213B68B"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Под гарантией понимается устранение Поставщиком своими силами и за свой счет допущенных по его вине недостатков, выявленных после приемки Товара.</w:t>
      </w:r>
    </w:p>
    <w:p w14:paraId="694EB8ED" w14:textId="77777777" w:rsidR="001D41C9" w:rsidRDefault="00A9316C">
      <w:pPr>
        <w:spacing w:after="0" w:line="240" w:lineRule="auto"/>
        <w:ind w:firstLine="708"/>
        <w:jc w:val="both"/>
        <w:rPr>
          <w:rFonts w:ascii="Times New Roman" w:hAnsi="Times New Roman"/>
          <w:sz w:val="26"/>
          <w:szCs w:val="26"/>
          <w:shd w:val="clear" w:color="auto" w:fill="FFFF00"/>
        </w:rPr>
      </w:pPr>
      <w:r>
        <w:rPr>
          <w:rFonts w:ascii="Times New Roman" w:hAnsi="Times New Roman"/>
          <w:sz w:val="26"/>
          <w:szCs w:val="26"/>
        </w:rPr>
        <w:t>Поставщик гарантирует возможность безопасного использования Товара по назначению в течение всего гарантийного срока.</w:t>
      </w:r>
    </w:p>
    <w:p w14:paraId="0C19526A"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lastRenderedPageBreak/>
        <w:t>В период действия гарантийного срока замена Товара или ремонт любой неисправной части Товара осуществляется Поставщиком за его счет, если неисправность не является результатом действия непреодолимой силы, небрежности, неправильного обращения, внесения изменений или повреждения со стороны Заказчика или третьих лиц.</w:t>
      </w:r>
    </w:p>
    <w:p w14:paraId="427B58B7"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 xml:space="preserve">В течение гарантийного срока в случае возникновения неисправностей в работе поставленного Товара </w:t>
      </w:r>
      <w:r>
        <w:rPr>
          <w:rFonts w:ascii="Times New Roman" w:eastAsiaTheme="minorHAnsi" w:hAnsi="Times New Roman" w:cstheme="minorBidi"/>
          <w:sz w:val="26"/>
          <w:szCs w:val="26"/>
        </w:rPr>
        <w:t xml:space="preserve">представитель Поставщика прибывает </w:t>
      </w:r>
      <w:r>
        <w:rPr>
          <w:rFonts w:ascii="Times New Roman" w:hAnsi="Times New Roman"/>
          <w:sz w:val="26"/>
          <w:szCs w:val="26"/>
        </w:rPr>
        <w:t>в течение 10 (десяти) рабочих дней со дня, следующего за днем по</w:t>
      </w:r>
      <w:r>
        <w:rPr>
          <w:rFonts w:ascii="Times New Roman" w:eastAsiaTheme="minorHAnsi" w:hAnsi="Times New Roman" w:cstheme="minorBidi"/>
          <w:sz w:val="26"/>
          <w:szCs w:val="26"/>
        </w:rPr>
        <w:t>ступления заявки от представителя Заказчика по месту нахождения Товара для устранения возникших неисправностей в работе Товара. В случае невозможности устранения недостатков на месте Поставщик (его представитель) за счет собственных средств осуществляет доставку Товара до места проведения необходимого ремонта, производит необходимый ремонт и после его завершения возвращает Товар</w:t>
      </w:r>
      <w:r>
        <w:rPr>
          <w:rFonts w:ascii="Times New Roman" w:hAnsi="Times New Roman"/>
          <w:sz w:val="26"/>
          <w:szCs w:val="26"/>
        </w:rPr>
        <w:t xml:space="preserve">. </w:t>
      </w:r>
    </w:p>
    <w:p w14:paraId="110744C4"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Срок ремонта поставленного Товара не превышает 20 (двадцать) рабочих дней. В случае невозможности произвести ремонт в указанный срок Заказчику предоставляется функционально аналогичный Товар на время ремонта.</w:t>
      </w:r>
    </w:p>
    <w:p w14:paraId="5EE5D656"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Если Заказчик был лишен возможности использовать Товар, в отношении которого установлен гарантийный срок, по обстоятельствам, зависящим от Поставщика, течение гарантийного срока приостанавливается до устранения соответствующих обстоятельств Поставщиком.</w:t>
      </w:r>
    </w:p>
    <w:p w14:paraId="325C97DB" w14:textId="77777777" w:rsidR="001D41C9" w:rsidRDefault="00A9316C">
      <w:pPr>
        <w:spacing w:after="0" w:line="240" w:lineRule="auto"/>
        <w:ind w:firstLine="708"/>
        <w:jc w:val="both"/>
        <w:rPr>
          <w:rFonts w:ascii="Times New Roman" w:hAnsi="Times New Roman"/>
          <w:sz w:val="26"/>
          <w:szCs w:val="26"/>
        </w:rPr>
      </w:pPr>
      <w:r>
        <w:rPr>
          <w:rFonts w:ascii="Times New Roman" w:hAnsi="Times New Roman"/>
          <w:sz w:val="26"/>
          <w:szCs w:val="26"/>
        </w:rPr>
        <w:t>Если в период действия гарантийного срока Поставщик осуществляет замену или ремонт какой-либо части Товара, на такую замененную или отремонтированную часть Товара Поставщик предоставляет гарантию. Срок гарантии при этом устанавливается Поставщиком или производителем детали Товара, но не менее 12 (двенадцати) месяцев.</w:t>
      </w:r>
    </w:p>
    <w:p w14:paraId="253A74A4" w14:textId="77777777" w:rsidR="001D41C9" w:rsidRDefault="00A9316C">
      <w:pPr>
        <w:spacing w:line="252" w:lineRule="auto"/>
        <w:ind w:firstLine="708"/>
        <w:rPr>
          <w:rFonts w:ascii="Times New Roman" w:eastAsiaTheme="minorHAnsi" w:hAnsi="Times New Roman"/>
          <w:sz w:val="26"/>
          <w:szCs w:val="26"/>
        </w:rPr>
      </w:pPr>
      <w:r>
        <w:rPr>
          <w:rFonts w:ascii="Times New Roman" w:hAnsi="Times New Roman"/>
          <w:sz w:val="26"/>
          <w:szCs w:val="26"/>
        </w:rPr>
        <w:t>Все расходы, связанные с возвратом, ремонтом Товара ненадлежащего качества, осуществляются за счет Поставщика.</w:t>
      </w:r>
    </w:p>
    <w:tbl>
      <w:tblPr>
        <w:tblW w:w="5000" w:type="pct"/>
        <w:tblLook w:val="04A0" w:firstRow="1" w:lastRow="0" w:firstColumn="1" w:lastColumn="0" w:noHBand="0" w:noVBand="1"/>
      </w:tblPr>
      <w:tblGrid>
        <w:gridCol w:w="9638"/>
      </w:tblGrid>
      <w:tr w:rsidR="003D35C5" w14:paraId="78884794" w14:textId="77777777" w:rsidTr="00B05578">
        <w:trPr>
          <w:ins w:id="42" w:author="Максим Шишкин" w:date="2026-04-20T22:58:00Z" w16du:dateUtc="2026-04-20T19:58:00Z"/>
        </w:trPr>
        <w:tc>
          <w:tcPr>
            <w:tcW w:w="0" w:type="auto"/>
          </w:tcPr>
          <w:p w14:paraId="7D852924" w14:textId="77777777" w:rsidR="003D35C5" w:rsidRDefault="003D35C5" w:rsidP="00B05578">
            <w:pPr>
              <w:jc w:val="center"/>
              <w:rPr>
                <w:ins w:id="43" w:author="Максим Шишкин" w:date="2026-04-20T22:58:00Z" w16du:dateUtc="2026-04-20T19:58:00Z"/>
              </w:rPr>
            </w:pPr>
            <w:ins w:id="44" w:author="Максим Шишкин" w:date="2026-04-20T22:58:00Z" w16du:dateUtc="2026-04-20T19:58:00Z">
              <w:r>
                <w:rPr>
                  <w:noProof/>
                </w:rPr>
                <w:drawing>
                  <wp:inline distT="0" distB="0" distL="0" distR="0" wp14:anchorId="6A0F3CFF" wp14:editId="65A3F3DA">
                    <wp:extent cx="2540000" cy="1016000"/>
                    <wp:effectExtent l="0" t="0" r="0" b="0"/>
                    <wp:docPr id="1138360432" name="Drawing 0" descr="img"/>
                    <wp:cNvGraphicFramePr/>
                    <a:graphic xmlns:a="http://schemas.openxmlformats.org/drawingml/2006/main">
                      <a:graphicData uri="http://schemas.openxmlformats.org/drawingml/2006/picture">
                        <pic:pic xmlns:pic="http://schemas.openxmlformats.org/drawingml/2006/picture">
                          <pic:nvPicPr>
                            <pic:cNvPr id="0" name="Picture 0" descr="img"/>
                            <pic:cNvPicPr>
                              <a:picLocks noChangeAspect="1"/>
                            </pic:cNvPicPr>
                          </pic:nvPicPr>
                          <pic:blipFill>
                            <a:blip r:embed="rId12"/>
                            <a:stretch>
                              <a:fillRect/>
                            </a:stretch>
                          </pic:blipFill>
                          <pic:spPr>
                            <a:xfrm>
                              <a:off x="0" y="0"/>
                              <a:ext cx="2540000" cy="1016000"/>
                            </a:xfrm>
                            <a:prstGeom prst="rect">
                              <a:avLst/>
                            </a:prstGeom>
                          </pic:spPr>
                        </pic:pic>
                      </a:graphicData>
                    </a:graphic>
                  </wp:inline>
                </w:drawing>
              </w:r>
            </w:ins>
          </w:p>
        </w:tc>
      </w:tr>
    </w:tbl>
    <w:p w14:paraId="1F2F0290" w14:textId="77777777" w:rsidR="003D35C5" w:rsidRDefault="003D35C5" w:rsidP="003D35C5">
      <w:pPr>
        <w:keepNext/>
        <w:keepLines/>
        <w:tabs>
          <w:tab w:val="left" w:pos="5460"/>
        </w:tabs>
        <w:spacing w:after="0" w:line="240" w:lineRule="auto"/>
        <w:jc w:val="center"/>
        <w:rPr>
          <w:ins w:id="45" w:author="Максим Шишкин" w:date="2026-04-20T22:58:00Z" w16du:dateUtc="2026-04-20T19:58:00Z"/>
          <w:rFonts w:ascii="Times New Roman" w:eastAsia="Times New Roman" w:hAnsi="Times New Roman"/>
          <w:b/>
          <w:sz w:val="24"/>
          <w:szCs w:val="24"/>
          <w:lang w:eastAsia="ru-RU"/>
        </w:rPr>
      </w:pPr>
      <w:ins w:id="46" w:author="Максим Шишкин" w:date="2026-04-20T22:58:00Z" w16du:dateUtc="2026-04-20T19:58:00Z">
        <w:r>
          <w:rPr>
            <w:rFonts w:ascii="Times New Roman" w:eastAsia="Times New Roman" w:hAnsi="Times New Roman"/>
            <w:b/>
            <w:sz w:val="24"/>
            <w:szCs w:val="24"/>
            <w:lang w:eastAsia="ru-RU"/>
          </w:rPr>
          <w:t>ОБОСНОВАНИЕ НАЧАЛЬНОЙ (МАКСИМАЛЬНОЙ) ЦЕНЫ КОНТРАКТА</w:t>
        </w:r>
      </w:ins>
    </w:p>
    <w:p w14:paraId="69820349" w14:textId="77777777" w:rsidR="003D35C5" w:rsidRDefault="003D35C5" w:rsidP="003D35C5">
      <w:pPr>
        <w:spacing w:after="0" w:line="240" w:lineRule="auto"/>
        <w:ind w:firstLine="709"/>
        <w:contextualSpacing/>
        <w:jc w:val="both"/>
        <w:rPr>
          <w:ins w:id="47" w:author="Максим Шишкин" w:date="2026-04-20T22:58:00Z" w16du:dateUtc="2026-04-20T19:58:00Z"/>
          <w:rFonts w:ascii="Times New Roman" w:eastAsia="Times New Roman" w:hAnsi="Times New Roman"/>
          <w:sz w:val="24"/>
          <w:szCs w:val="24"/>
          <w:lang w:eastAsia="ru-RU"/>
        </w:rPr>
      </w:pPr>
    </w:p>
    <w:p w14:paraId="3BC4F178" w14:textId="77777777" w:rsidR="003D35C5" w:rsidRDefault="003D35C5" w:rsidP="003D35C5">
      <w:pPr>
        <w:spacing w:after="0" w:line="240" w:lineRule="auto"/>
        <w:ind w:firstLine="709"/>
        <w:contextualSpacing/>
        <w:jc w:val="both"/>
        <w:rPr>
          <w:ins w:id="48" w:author="Максим Шишкин" w:date="2026-04-20T22:58:00Z" w16du:dateUtc="2026-04-20T19:58:00Z"/>
          <w:rFonts w:ascii="Times New Roman" w:eastAsia="Times New Roman" w:hAnsi="Times New Roman"/>
          <w:b/>
          <w:sz w:val="24"/>
          <w:szCs w:val="24"/>
          <w:lang w:eastAsia="ru-RU"/>
        </w:rPr>
      </w:pPr>
      <w:ins w:id="49" w:author="Максим Шишкин" w:date="2026-04-20T22:58:00Z" w16du:dateUtc="2026-04-20T19:58:00Z">
        <w:r>
          <w:rPr>
            <w:rFonts w:ascii="Times New Roman" w:eastAsia="Times New Roman" w:hAnsi="Times New Roman"/>
            <w:sz w:val="24"/>
            <w:szCs w:val="24"/>
            <w:lang w:eastAsia="ru-RU"/>
          </w:rPr>
          <w:t xml:space="preserve">В соответствии со ст. 22 Федерального закона от 05.04.2013 № 44-ФЗ «О контрактной системе в сфере закупок товаров, работ, услуг для обеспечения государственных и муниципальных нужд», методическими рекомендациями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утвержденными приказом Министерства экономического развития РФ от 02.10.2013 № 567 начальная (максимальная) цена контракта определена </w:t>
        </w:r>
        <w:r>
          <w:rPr>
            <w:rFonts w:ascii="Times New Roman" w:eastAsia="Times New Roman" w:hAnsi="Times New Roman"/>
            <w:b/>
            <w:sz w:val="24"/>
            <w:szCs w:val="24"/>
            <w:lang w:eastAsia="ru-RU"/>
          </w:rPr>
          <w:t xml:space="preserve">методом сопоставимых рыночных цен (анализа рынка) </w:t>
        </w:r>
        <w:r>
          <w:rPr>
            <w:rFonts w:ascii="Times New Roman" w:eastAsia="Times New Roman" w:hAnsi="Times New Roman"/>
            <w:sz w:val="24"/>
            <w:szCs w:val="24"/>
            <w:lang w:eastAsia="ru-RU"/>
          </w:rPr>
          <w:t>с учетом</w:t>
        </w:r>
        <w:r>
          <w:rPr>
            <w:rFonts w:ascii="Times New Roman" w:eastAsia="Times New Roman" w:hAnsi="Times New Roman"/>
            <w:b/>
            <w:sz w:val="24"/>
            <w:szCs w:val="24"/>
            <w:lang w:eastAsia="ru-RU"/>
          </w:rPr>
          <w:t xml:space="preserve"> </w:t>
        </w:r>
        <w:r>
          <w:rPr>
            <w:rFonts w:ascii="Times New Roman" w:eastAsia="Times New Roman" w:hAnsi="Times New Roman"/>
            <w:sz w:val="24"/>
            <w:szCs w:val="24"/>
            <w:lang w:eastAsia="ru-RU"/>
          </w:rPr>
          <w:t xml:space="preserve">положений ч. 25 ст. 22  Закона № 44-ФЗ, </w:t>
        </w:r>
        <w:proofErr w:type="spellStart"/>
        <w:r>
          <w:rPr>
            <w:rFonts w:ascii="Times New Roman" w:eastAsia="Times New Roman" w:hAnsi="Times New Roman"/>
            <w:sz w:val="24"/>
            <w:szCs w:val="24"/>
            <w:lang w:eastAsia="ru-RU"/>
          </w:rPr>
          <w:t>пп</w:t>
        </w:r>
        <w:proofErr w:type="spellEnd"/>
        <w:r>
          <w:rPr>
            <w:rFonts w:ascii="Times New Roman" w:eastAsia="Times New Roman" w:hAnsi="Times New Roman"/>
            <w:sz w:val="24"/>
            <w:szCs w:val="24"/>
            <w:lang w:eastAsia="ru-RU"/>
          </w:rPr>
          <w:t xml:space="preserve">. в) п. 7 </w:t>
        </w:r>
        <w:r>
          <w:rPr>
            <w:rFonts w:ascii="Times New Roman" w:eastAsia="Times New Roman" w:hAnsi="Times New Roman"/>
            <w:b/>
            <w:sz w:val="24"/>
            <w:szCs w:val="24"/>
            <w:lang w:eastAsia="ru-RU"/>
          </w:rPr>
          <w:t xml:space="preserve"> </w:t>
        </w:r>
        <w:r>
          <w:rPr>
            <w:rFonts w:ascii="Times New Roman" w:eastAsia="Times New Roman" w:hAnsi="Times New Roman"/>
            <w:sz w:val="24"/>
            <w:szCs w:val="24"/>
            <w:lang w:eastAsia="ru-RU"/>
          </w:rPr>
          <w:t>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eastAsia="Times New Roman" w:hAnsi="Times New Roman"/>
            <w:b/>
            <w:sz w:val="24"/>
            <w:szCs w:val="24"/>
            <w:lang w:eastAsia="ru-RU"/>
          </w:rPr>
          <w:t>.</w:t>
        </w:r>
      </w:ins>
    </w:p>
    <w:p w14:paraId="0D705C4B" w14:textId="77777777" w:rsidR="003D35C5" w:rsidRDefault="003D35C5" w:rsidP="003D35C5">
      <w:pPr>
        <w:spacing w:after="0" w:line="240" w:lineRule="auto"/>
        <w:ind w:firstLine="709"/>
        <w:contextualSpacing/>
        <w:jc w:val="both"/>
        <w:rPr>
          <w:ins w:id="50" w:author="Максим Шишкин" w:date="2026-04-20T22:58:00Z" w16du:dateUtc="2026-04-20T19:58:00Z"/>
          <w:rFonts w:ascii="Times New Roman" w:eastAsia="Times New Roman" w:hAnsi="Times New Roman"/>
          <w:sz w:val="24"/>
          <w:szCs w:val="24"/>
          <w:lang w:eastAsia="ru-RU"/>
        </w:rPr>
      </w:pPr>
    </w:p>
    <w:tbl>
      <w:tblPr>
        <w:tblW w:w="51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1205"/>
        <w:gridCol w:w="464"/>
        <w:gridCol w:w="474"/>
        <w:gridCol w:w="800"/>
        <w:gridCol w:w="802"/>
        <w:gridCol w:w="800"/>
        <w:gridCol w:w="802"/>
        <w:gridCol w:w="800"/>
        <w:gridCol w:w="826"/>
        <w:gridCol w:w="1172"/>
        <w:gridCol w:w="1302"/>
      </w:tblGrid>
      <w:tr w:rsidR="003D35C5" w14:paraId="262D58A5" w14:textId="77777777" w:rsidTr="00B05578">
        <w:trPr>
          <w:trHeight w:val="510"/>
          <w:jc w:val="center"/>
          <w:ins w:id="51" w:author="Максим Шишкин" w:date="2026-04-20T22:58:00Z" w16du:dateUtc="2026-04-20T19:58:00Z"/>
        </w:trPr>
        <w:tc>
          <w:tcPr>
            <w:tcW w:w="277" w:type="pct"/>
            <w:vMerge w:val="restart"/>
            <w:vAlign w:val="center"/>
          </w:tcPr>
          <w:p w14:paraId="2A91589A" w14:textId="77777777" w:rsidR="003D35C5" w:rsidRDefault="003D35C5" w:rsidP="00B05578">
            <w:pPr>
              <w:spacing w:after="0" w:line="240" w:lineRule="auto"/>
              <w:contextualSpacing/>
              <w:jc w:val="center"/>
              <w:rPr>
                <w:ins w:id="52" w:author="Максим Шишкин" w:date="2026-04-20T22:58:00Z" w16du:dateUtc="2026-04-20T19:58:00Z"/>
                <w:rFonts w:ascii="Times New Roman" w:eastAsia="Times New Roman" w:hAnsi="Times New Roman"/>
                <w:b/>
                <w:sz w:val="24"/>
                <w:szCs w:val="24"/>
                <w:lang w:eastAsia="ru-RU"/>
              </w:rPr>
            </w:pPr>
            <w:ins w:id="53" w:author="Максим Шишкин" w:date="2026-04-20T22:58:00Z" w16du:dateUtc="2026-04-20T19:58:00Z">
              <w:r>
                <w:rPr>
                  <w:rFonts w:ascii="Times New Roman" w:eastAsia="Times New Roman" w:hAnsi="Times New Roman"/>
                  <w:b/>
                  <w:sz w:val="24"/>
                  <w:szCs w:val="24"/>
                  <w:lang w:eastAsia="ru-RU"/>
                </w:rPr>
                <w:t>№ п/п</w:t>
              </w:r>
            </w:ins>
          </w:p>
        </w:tc>
        <w:tc>
          <w:tcPr>
            <w:tcW w:w="602" w:type="pct"/>
            <w:vMerge w:val="restart"/>
            <w:vAlign w:val="center"/>
          </w:tcPr>
          <w:p w14:paraId="2500DDFE" w14:textId="77777777" w:rsidR="003D35C5" w:rsidRDefault="003D35C5" w:rsidP="00B05578">
            <w:pPr>
              <w:spacing w:after="0" w:line="240" w:lineRule="auto"/>
              <w:contextualSpacing/>
              <w:jc w:val="center"/>
              <w:rPr>
                <w:ins w:id="54" w:author="Максим Шишкин" w:date="2026-04-20T22:58:00Z" w16du:dateUtc="2026-04-20T19:58:00Z"/>
                <w:rFonts w:ascii="Times New Roman" w:eastAsia="Times New Roman" w:hAnsi="Times New Roman"/>
                <w:b/>
                <w:sz w:val="24"/>
                <w:szCs w:val="24"/>
                <w:lang w:eastAsia="ru-RU"/>
              </w:rPr>
            </w:pPr>
            <w:ins w:id="55" w:author="Максим Шишкин" w:date="2026-04-20T22:58:00Z" w16du:dateUtc="2026-04-20T19:58:00Z">
              <w:r>
                <w:rPr>
                  <w:rFonts w:ascii="Times New Roman" w:eastAsia="Times New Roman" w:hAnsi="Times New Roman"/>
                  <w:b/>
                  <w:sz w:val="24"/>
                  <w:szCs w:val="24"/>
                  <w:lang w:eastAsia="ru-RU"/>
                </w:rPr>
                <w:t>Наименование товара</w:t>
              </w:r>
            </w:ins>
          </w:p>
        </w:tc>
        <w:tc>
          <w:tcPr>
            <w:tcW w:w="232" w:type="pct"/>
            <w:vMerge w:val="restart"/>
            <w:vAlign w:val="center"/>
          </w:tcPr>
          <w:p w14:paraId="2D512F25" w14:textId="77777777" w:rsidR="003D35C5" w:rsidRDefault="003D35C5" w:rsidP="00B05578">
            <w:pPr>
              <w:keepNext/>
              <w:keepLines/>
              <w:spacing w:after="0" w:line="240" w:lineRule="auto"/>
              <w:contextualSpacing/>
              <w:jc w:val="center"/>
              <w:rPr>
                <w:ins w:id="56" w:author="Максим Шишкин" w:date="2026-04-20T22:58:00Z" w16du:dateUtc="2026-04-20T19:58:00Z"/>
                <w:rFonts w:ascii="Times New Roman" w:eastAsia="Times New Roman" w:hAnsi="Times New Roman"/>
                <w:b/>
                <w:sz w:val="24"/>
                <w:szCs w:val="24"/>
                <w:lang w:eastAsia="ru-RU"/>
              </w:rPr>
            </w:pPr>
            <w:ins w:id="57" w:author="Максим Шишкин" w:date="2026-04-20T22:58:00Z" w16du:dateUtc="2026-04-20T19:58:00Z">
              <w:r>
                <w:rPr>
                  <w:rFonts w:ascii="Times New Roman" w:eastAsia="Times New Roman" w:hAnsi="Times New Roman"/>
                  <w:b/>
                  <w:sz w:val="24"/>
                  <w:szCs w:val="24"/>
                  <w:lang w:eastAsia="ru-RU"/>
                </w:rPr>
                <w:t>Ед.</w:t>
              </w:r>
            </w:ins>
          </w:p>
          <w:p w14:paraId="1E8A5810" w14:textId="77777777" w:rsidR="003D35C5" w:rsidRDefault="003D35C5" w:rsidP="00B05578">
            <w:pPr>
              <w:keepNext/>
              <w:keepLines/>
              <w:spacing w:after="0" w:line="240" w:lineRule="auto"/>
              <w:contextualSpacing/>
              <w:jc w:val="center"/>
              <w:rPr>
                <w:ins w:id="58" w:author="Максим Шишкин" w:date="2026-04-20T22:58:00Z" w16du:dateUtc="2026-04-20T19:58:00Z"/>
                <w:rFonts w:ascii="Times New Roman" w:eastAsia="Times New Roman" w:hAnsi="Times New Roman"/>
                <w:b/>
                <w:sz w:val="24"/>
                <w:szCs w:val="24"/>
                <w:lang w:eastAsia="ru-RU"/>
              </w:rPr>
            </w:pPr>
            <w:ins w:id="59" w:author="Максим Шишкин" w:date="2026-04-20T22:58:00Z" w16du:dateUtc="2026-04-20T19:58:00Z">
              <w:r>
                <w:rPr>
                  <w:rFonts w:ascii="Times New Roman" w:eastAsia="Times New Roman" w:hAnsi="Times New Roman"/>
                  <w:b/>
                  <w:sz w:val="24"/>
                  <w:szCs w:val="24"/>
                  <w:lang w:eastAsia="ru-RU"/>
                </w:rPr>
                <w:t>изм</w:t>
              </w:r>
            </w:ins>
          </w:p>
        </w:tc>
        <w:tc>
          <w:tcPr>
            <w:tcW w:w="237" w:type="pct"/>
            <w:vMerge w:val="restart"/>
            <w:vAlign w:val="center"/>
          </w:tcPr>
          <w:p w14:paraId="3C612B70" w14:textId="77777777" w:rsidR="003D35C5" w:rsidRDefault="003D35C5" w:rsidP="00B05578">
            <w:pPr>
              <w:keepNext/>
              <w:keepLines/>
              <w:spacing w:after="0" w:line="240" w:lineRule="auto"/>
              <w:contextualSpacing/>
              <w:jc w:val="center"/>
              <w:rPr>
                <w:ins w:id="60" w:author="Максим Шишкин" w:date="2026-04-20T22:58:00Z" w16du:dateUtc="2026-04-20T19:58:00Z"/>
                <w:rFonts w:ascii="Times New Roman" w:eastAsia="Times New Roman" w:hAnsi="Times New Roman"/>
                <w:b/>
                <w:sz w:val="24"/>
                <w:szCs w:val="24"/>
                <w:lang w:eastAsia="ru-RU"/>
              </w:rPr>
            </w:pPr>
            <w:ins w:id="61" w:author="Максим Шишкин" w:date="2026-04-20T22:58:00Z" w16du:dateUtc="2026-04-20T19:58:00Z">
              <w:r>
                <w:rPr>
                  <w:rFonts w:ascii="Times New Roman" w:eastAsia="Times New Roman" w:hAnsi="Times New Roman"/>
                  <w:b/>
                  <w:sz w:val="24"/>
                  <w:szCs w:val="24"/>
                  <w:lang w:eastAsia="ru-RU"/>
                </w:rPr>
                <w:t>Кол-во</w:t>
              </w:r>
            </w:ins>
          </w:p>
        </w:tc>
        <w:tc>
          <w:tcPr>
            <w:tcW w:w="2414" w:type="pct"/>
            <w:gridSpan w:val="6"/>
            <w:vAlign w:val="center"/>
          </w:tcPr>
          <w:p w14:paraId="76CC486B" w14:textId="77777777" w:rsidR="003D35C5" w:rsidRDefault="003D35C5" w:rsidP="00B05578">
            <w:pPr>
              <w:keepNext/>
              <w:keepLines/>
              <w:spacing w:after="0" w:line="240" w:lineRule="auto"/>
              <w:contextualSpacing/>
              <w:jc w:val="center"/>
              <w:rPr>
                <w:ins w:id="62" w:author="Максим Шишкин" w:date="2026-04-20T22:58:00Z" w16du:dateUtc="2026-04-20T19:58:00Z"/>
                <w:rFonts w:ascii="Times New Roman" w:eastAsia="Times New Roman" w:hAnsi="Times New Roman"/>
                <w:b/>
                <w:sz w:val="24"/>
                <w:szCs w:val="24"/>
                <w:lang w:eastAsia="ru-RU"/>
              </w:rPr>
            </w:pPr>
            <w:ins w:id="63" w:author="Максим Шишкин" w:date="2026-04-20T22:58:00Z" w16du:dateUtc="2026-04-20T19:58:00Z">
              <w:r>
                <w:rPr>
                  <w:rFonts w:ascii="Times New Roman" w:eastAsia="Times New Roman" w:hAnsi="Times New Roman"/>
                  <w:b/>
                  <w:sz w:val="24"/>
                  <w:szCs w:val="24"/>
                  <w:lang w:eastAsia="ru-RU"/>
                </w:rPr>
                <w:t>Цена товара (руб.)/источники информации о ценах</w:t>
              </w:r>
            </w:ins>
          </w:p>
        </w:tc>
        <w:tc>
          <w:tcPr>
            <w:tcW w:w="586" w:type="pct"/>
            <w:vMerge w:val="restart"/>
            <w:vAlign w:val="center"/>
          </w:tcPr>
          <w:p w14:paraId="16031DD2" w14:textId="77777777" w:rsidR="003D35C5" w:rsidRDefault="003D35C5" w:rsidP="00B05578">
            <w:pPr>
              <w:keepNext/>
              <w:keepLines/>
              <w:spacing w:after="0" w:line="240" w:lineRule="auto"/>
              <w:contextualSpacing/>
              <w:jc w:val="center"/>
              <w:rPr>
                <w:ins w:id="64" w:author="Максим Шишкин" w:date="2026-04-20T22:58:00Z" w16du:dateUtc="2026-04-20T19:58:00Z"/>
                <w:rFonts w:ascii="Times New Roman" w:eastAsia="Times New Roman" w:hAnsi="Times New Roman"/>
                <w:b/>
                <w:sz w:val="24"/>
                <w:szCs w:val="24"/>
                <w:lang w:eastAsia="ru-RU"/>
              </w:rPr>
            </w:pPr>
            <w:ins w:id="65" w:author="Максим Шишкин" w:date="2026-04-20T22:58:00Z" w16du:dateUtc="2026-04-20T19:58:00Z">
              <w:r>
                <w:rPr>
                  <w:rFonts w:ascii="Times New Roman" w:eastAsia="Times New Roman" w:hAnsi="Times New Roman"/>
                  <w:b/>
                  <w:sz w:val="24"/>
                  <w:szCs w:val="24"/>
                  <w:lang w:eastAsia="ru-RU"/>
                </w:rPr>
                <w:t>Минимальная цена за ед. товара (руб.)</w:t>
              </w:r>
            </w:ins>
          </w:p>
        </w:tc>
        <w:tc>
          <w:tcPr>
            <w:tcW w:w="651" w:type="pct"/>
            <w:vMerge w:val="restart"/>
            <w:vAlign w:val="center"/>
          </w:tcPr>
          <w:p w14:paraId="109BB8F7" w14:textId="77777777" w:rsidR="003D35C5" w:rsidRDefault="003D35C5" w:rsidP="00B05578">
            <w:pPr>
              <w:keepNext/>
              <w:keepLines/>
              <w:spacing w:after="0" w:line="240" w:lineRule="auto"/>
              <w:contextualSpacing/>
              <w:jc w:val="center"/>
              <w:rPr>
                <w:ins w:id="66" w:author="Максим Шишкин" w:date="2026-04-20T22:58:00Z" w16du:dateUtc="2026-04-20T19:58:00Z"/>
                <w:rFonts w:ascii="Times New Roman" w:eastAsia="Times New Roman" w:hAnsi="Times New Roman"/>
                <w:b/>
                <w:bCs/>
                <w:sz w:val="24"/>
                <w:szCs w:val="24"/>
                <w:lang w:eastAsia="ru-RU"/>
              </w:rPr>
            </w:pPr>
            <w:ins w:id="67" w:author="Максим Шишкин" w:date="2026-04-20T22:58:00Z" w16du:dateUtc="2026-04-20T19:58:00Z">
              <w:r>
                <w:rPr>
                  <w:rFonts w:ascii="Times New Roman" w:eastAsia="Times New Roman" w:hAnsi="Times New Roman"/>
                  <w:b/>
                  <w:sz w:val="24"/>
                  <w:szCs w:val="24"/>
                  <w:lang w:eastAsia="ru-RU"/>
                </w:rPr>
                <w:t xml:space="preserve">Начальная (максимальная) цена </w:t>
              </w:r>
              <w:r>
                <w:rPr>
                  <w:rFonts w:ascii="Times New Roman" w:eastAsia="Times New Roman" w:hAnsi="Times New Roman"/>
                  <w:b/>
                  <w:bCs/>
                  <w:sz w:val="24"/>
                  <w:szCs w:val="24"/>
                  <w:lang w:eastAsia="ru-RU"/>
                </w:rPr>
                <w:t>контракта</w:t>
              </w:r>
            </w:ins>
          </w:p>
          <w:p w14:paraId="41138DA2" w14:textId="77777777" w:rsidR="003D35C5" w:rsidRDefault="003D35C5" w:rsidP="00B05578">
            <w:pPr>
              <w:keepNext/>
              <w:keepLines/>
              <w:spacing w:after="0" w:line="240" w:lineRule="auto"/>
              <w:contextualSpacing/>
              <w:jc w:val="center"/>
              <w:rPr>
                <w:ins w:id="68" w:author="Максим Шишкин" w:date="2026-04-20T22:58:00Z" w16du:dateUtc="2026-04-20T19:58:00Z"/>
                <w:rFonts w:ascii="Times New Roman" w:eastAsia="Times New Roman" w:hAnsi="Times New Roman"/>
                <w:b/>
                <w:sz w:val="24"/>
                <w:szCs w:val="24"/>
                <w:lang w:eastAsia="ru-RU"/>
              </w:rPr>
            </w:pPr>
            <w:ins w:id="69" w:author="Максим Шишкин" w:date="2026-04-20T22:58:00Z" w16du:dateUtc="2026-04-20T19:58:00Z">
              <w:r>
                <w:rPr>
                  <w:rFonts w:ascii="Times New Roman" w:eastAsia="Times New Roman" w:hAnsi="Times New Roman"/>
                  <w:b/>
                  <w:bCs/>
                  <w:sz w:val="24"/>
                  <w:szCs w:val="24"/>
                  <w:lang w:eastAsia="ru-RU"/>
                </w:rPr>
                <w:t>(руб.)</w:t>
              </w:r>
            </w:ins>
          </w:p>
        </w:tc>
      </w:tr>
      <w:tr w:rsidR="003D35C5" w14:paraId="37F589A0" w14:textId="77777777" w:rsidTr="00B05578">
        <w:trPr>
          <w:trHeight w:val="765"/>
          <w:jc w:val="center"/>
          <w:ins w:id="70" w:author="Максим Шишкин" w:date="2026-04-20T22:58:00Z" w16du:dateUtc="2026-04-20T19:58:00Z"/>
        </w:trPr>
        <w:tc>
          <w:tcPr>
            <w:tcW w:w="277" w:type="pct"/>
            <w:vMerge/>
            <w:vAlign w:val="center"/>
          </w:tcPr>
          <w:p w14:paraId="34AE6EC9" w14:textId="77777777" w:rsidR="003D35C5" w:rsidRDefault="003D35C5" w:rsidP="00B05578">
            <w:pPr>
              <w:spacing w:after="0" w:line="240" w:lineRule="auto"/>
              <w:contextualSpacing/>
              <w:jc w:val="center"/>
              <w:rPr>
                <w:ins w:id="71" w:author="Максим Шишкин" w:date="2026-04-20T22:58:00Z" w16du:dateUtc="2026-04-20T19:58:00Z"/>
                <w:rFonts w:ascii="Times New Roman" w:eastAsia="Times New Roman" w:hAnsi="Times New Roman"/>
                <w:b/>
                <w:sz w:val="24"/>
                <w:szCs w:val="24"/>
                <w:lang w:eastAsia="ru-RU"/>
              </w:rPr>
            </w:pPr>
          </w:p>
        </w:tc>
        <w:tc>
          <w:tcPr>
            <w:tcW w:w="602" w:type="pct"/>
            <w:vMerge/>
            <w:vAlign w:val="center"/>
          </w:tcPr>
          <w:p w14:paraId="22DCDB61" w14:textId="77777777" w:rsidR="003D35C5" w:rsidRDefault="003D35C5" w:rsidP="00B05578">
            <w:pPr>
              <w:spacing w:after="0" w:line="240" w:lineRule="auto"/>
              <w:contextualSpacing/>
              <w:jc w:val="center"/>
              <w:rPr>
                <w:ins w:id="72" w:author="Максим Шишкин" w:date="2026-04-20T22:58:00Z" w16du:dateUtc="2026-04-20T19:58:00Z"/>
                <w:rFonts w:ascii="Times New Roman" w:eastAsia="Times New Roman" w:hAnsi="Times New Roman"/>
                <w:b/>
                <w:sz w:val="24"/>
                <w:szCs w:val="24"/>
                <w:lang w:eastAsia="ru-RU"/>
              </w:rPr>
            </w:pPr>
          </w:p>
        </w:tc>
        <w:tc>
          <w:tcPr>
            <w:tcW w:w="232" w:type="pct"/>
            <w:vMerge/>
            <w:vAlign w:val="center"/>
          </w:tcPr>
          <w:p w14:paraId="0DD8E139" w14:textId="77777777" w:rsidR="003D35C5" w:rsidRDefault="003D35C5" w:rsidP="00B05578">
            <w:pPr>
              <w:spacing w:after="0" w:line="240" w:lineRule="auto"/>
              <w:contextualSpacing/>
              <w:jc w:val="center"/>
              <w:rPr>
                <w:ins w:id="73" w:author="Максим Шишкин" w:date="2026-04-20T22:58:00Z" w16du:dateUtc="2026-04-20T19:58:00Z"/>
                <w:rFonts w:ascii="Times New Roman" w:eastAsia="Times New Roman" w:hAnsi="Times New Roman"/>
                <w:b/>
                <w:sz w:val="24"/>
                <w:szCs w:val="24"/>
                <w:lang w:eastAsia="ru-RU"/>
              </w:rPr>
            </w:pPr>
          </w:p>
        </w:tc>
        <w:tc>
          <w:tcPr>
            <w:tcW w:w="237" w:type="pct"/>
            <w:vMerge/>
            <w:vAlign w:val="center"/>
          </w:tcPr>
          <w:p w14:paraId="5444F809" w14:textId="77777777" w:rsidR="003D35C5" w:rsidRDefault="003D35C5" w:rsidP="00B05578">
            <w:pPr>
              <w:spacing w:after="0" w:line="240" w:lineRule="auto"/>
              <w:contextualSpacing/>
              <w:jc w:val="center"/>
              <w:rPr>
                <w:ins w:id="74" w:author="Максим Шишкин" w:date="2026-04-20T22:58:00Z" w16du:dateUtc="2026-04-20T19:58:00Z"/>
                <w:rFonts w:ascii="Times New Roman" w:eastAsia="Times New Roman" w:hAnsi="Times New Roman"/>
                <w:b/>
                <w:sz w:val="24"/>
                <w:szCs w:val="24"/>
                <w:lang w:eastAsia="ru-RU"/>
              </w:rPr>
            </w:pPr>
          </w:p>
        </w:tc>
        <w:tc>
          <w:tcPr>
            <w:tcW w:w="801" w:type="pct"/>
            <w:gridSpan w:val="2"/>
            <w:vAlign w:val="center"/>
          </w:tcPr>
          <w:p w14:paraId="74EC512D" w14:textId="77777777" w:rsidR="003D35C5" w:rsidRPr="006E6BA6" w:rsidRDefault="003D35C5" w:rsidP="00B05578">
            <w:pPr>
              <w:keepNext/>
              <w:keepLines/>
              <w:spacing w:after="0" w:line="240" w:lineRule="auto"/>
              <w:contextualSpacing/>
              <w:jc w:val="center"/>
              <w:rPr>
                <w:ins w:id="75" w:author="Максим Шишкин" w:date="2026-04-20T22:58:00Z" w16du:dateUtc="2026-04-20T19:58:00Z"/>
                <w:rFonts w:ascii="Times New Roman" w:eastAsia="Times New Roman" w:hAnsi="Times New Roman"/>
                <w:b/>
                <w:sz w:val="24"/>
                <w:szCs w:val="24"/>
                <w:lang w:eastAsia="ru-RU"/>
              </w:rPr>
            </w:pPr>
            <w:ins w:id="76" w:author="Максим Шишкин" w:date="2026-04-20T22:58:00Z" w16du:dateUtc="2026-04-20T19:58:00Z">
              <w:r w:rsidRPr="006E6BA6">
                <w:rPr>
                  <w:rFonts w:ascii="Times New Roman" w:eastAsia="Times New Roman" w:hAnsi="Times New Roman"/>
                  <w:b/>
                  <w:sz w:val="24"/>
                  <w:szCs w:val="24"/>
                  <w:lang w:eastAsia="ru-RU"/>
                </w:rPr>
                <w:t xml:space="preserve">Поставщик 1 </w:t>
              </w:r>
              <w:r w:rsidRPr="006E6BA6">
                <w:rPr>
                  <w:rFonts w:ascii="Times New Roman" w:eastAsia="Times New Roman" w:hAnsi="Times New Roman"/>
                  <w:b/>
                  <w:sz w:val="24"/>
                  <w:szCs w:val="24"/>
                  <w:lang w:eastAsia="ru-RU"/>
                </w:rPr>
                <w:br/>
                <w:t>(письмо № б/н от 10.03.2026)</w:t>
              </w:r>
            </w:ins>
          </w:p>
        </w:tc>
        <w:tc>
          <w:tcPr>
            <w:tcW w:w="801" w:type="pct"/>
            <w:gridSpan w:val="2"/>
            <w:vAlign w:val="center"/>
          </w:tcPr>
          <w:p w14:paraId="28F3185F" w14:textId="77777777" w:rsidR="003D35C5" w:rsidRPr="006E6BA6" w:rsidRDefault="003D35C5" w:rsidP="00B05578">
            <w:pPr>
              <w:keepNext/>
              <w:keepLines/>
              <w:spacing w:after="0" w:line="240" w:lineRule="auto"/>
              <w:contextualSpacing/>
              <w:jc w:val="center"/>
              <w:rPr>
                <w:ins w:id="77" w:author="Максим Шишкин" w:date="2026-04-20T22:58:00Z" w16du:dateUtc="2026-04-20T19:58:00Z"/>
                <w:rFonts w:ascii="Times New Roman" w:eastAsia="Times New Roman" w:hAnsi="Times New Roman"/>
                <w:b/>
                <w:sz w:val="24"/>
                <w:szCs w:val="24"/>
                <w:lang w:eastAsia="ru-RU"/>
              </w:rPr>
            </w:pPr>
            <w:ins w:id="78" w:author="Максим Шишкин" w:date="2026-04-20T22:58:00Z" w16du:dateUtc="2026-04-20T19:58:00Z">
              <w:r w:rsidRPr="006E6BA6">
                <w:rPr>
                  <w:rFonts w:ascii="Times New Roman" w:eastAsia="Times New Roman" w:hAnsi="Times New Roman"/>
                  <w:b/>
                  <w:sz w:val="24"/>
                  <w:szCs w:val="24"/>
                  <w:lang w:eastAsia="ru-RU"/>
                </w:rPr>
                <w:t xml:space="preserve">Поставщик 2 </w:t>
              </w:r>
              <w:r w:rsidRPr="006E6BA6">
                <w:rPr>
                  <w:rFonts w:ascii="Times New Roman" w:eastAsia="Times New Roman" w:hAnsi="Times New Roman"/>
                  <w:b/>
                  <w:sz w:val="24"/>
                  <w:szCs w:val="24"/>
                  <w:lang w:eastAsia="ru-RU"/>
                </w:rPr>
                <w:br/>
                <w:t xml:space="preserve">(письмо № </w:t>
              </w:r>
              <w:r>
                <w:rPr>
                  <w:rFonts w:ascii="Times New Roman" w:eastAsia="Times New Roman" w:hAnsi="Times New Roman"/>
                  <w:b/>
                  <w:sz w:val="24"/>
                  <w:szCs w:val="24"/>
                  <w:lang w:eastAsia="ru-RU"/>
                </w:rPr>
                <w:t>8</w:t>
              </w:r>
              <w:r w:rsidRPr="006E6BA6">
                <w:rPr>
                  <w:rFonts w:ascii="Times New Roman" w:eastAsia="Times New Roman" w:hAnsi="Times New Roman"/>
                  <w:b/>
                  <w:sz w:val="24"/>
                  <w:szCs w:val="24"/>
                  <w:lang w:eastAsia="ru-RU"/>
                </w:rPr>
                <w:t xml:space="preserve"> от 10.03.2026)</w:t>
              </w:r>
            </w:ins>
          </w:p>
        </w:tc>
        <w:tc>
          <w:tcPr>
            <w:tcW w:w="813" w:type="pct"/>
            <w:gridSpan w:val="2"/>
            <w:vAlign w:val="center"/>
          </w:tcPr>
          <w:p w14:paraId="10FAB314" w14:textId="77777777" w:rsidR="003D35C5" w:rsidRPr="006E6BA6" w:rsidRDefault="003D35C5" w:rsidP="00B05578">
            <w:pPr>
              <w:keepNext/>
              <w:keepLines/>
              <w:spacing w:after="0" w:line="240" w:lineRule="auto"/>
              <w:contextualSpacing/>
              <w:jc w:val="center"/>
              <w:rPr>
                <w:ins w:id="79" w:author="Максим Шишкин" w:date="2026-04-20T22:58:00Z" w16du:dateUtc="2026-04-20T19:58:00Z"/>
                <w:rFonts w:ascii="Times New Roman" w:eastAsia="Times New Roman" w:hAnsi="Times New Roman"/>
                <w:b/>
                <w:sz w:val="24"/>
                <w:szCs w:val="24"/>
                <w:lang w:eastAsia="ru-RU"/>
              </w:rPr>
            </w:pPr>
            <w:ins w:id="80" w:author="Максим Шишкин" w:date="2026-04-20T22:58:00Z" w16du:dateUtc="2026-04-20T19:58:00Z">
              <w:r w:rsidRPr="006E6BA6">
                <w:rPr>
                  <w:rFonts w:ascii="Times New Roman" w:eastAsia="Times New Roman" w:hAnsi="Times New Roman"/>
                  <w:b/>
                  <w:sz w:val="24"/>
                  <w:szCs w:val="24"/>
                  <w:lang w:eastAsia="ru-RU"/>
                </w:rPr>
                <w:t xml:space="preserve">Поставщик 3 </w:t>
              </w:r>
              <w:r w:rsidRPr="006E6BA6">
                <w:rPr>
                  <w:rFonts w:ascii="Times New Roman" w:eastAsia="Times New Roman" w:hAnsi="Times New Roman"/>
                  <w:b/>
                  <w:sz w:val="24"/>
                  <w:szCs w:val="24"/>
                  <w:lang w:eastAsia="ru-RU"/>
                </w:rPr>
                <w:br/>
                <w:t>(письмо № б/н от 10.03.2026)</w:t>
              </w:r>
            </w:ins>
          </w:p>
        </w:tc>
        <w:tc>
          <w:tcPr>
            <w:tcW w:w="586" w:type="pct"/>
            <w:vMerge/>
            <w:vAlign w:val="center"/>
          </w:tcPr>
          <w:p w14:paraId="7CB4D370" w14:textId="77777777" w:rsidR="003D35C5" w:rsidRDefault="003D35C5" w:rsidP="00B05578">
            <w:pPr>
              <w:keepNext/>
              <w:keepLines/>
              <w:spacing w:after="0" w:line="240" w:lineRule="auto"/>
              <w:contextualSpacing/>
              <w:jc w:val="center"/>
              <w:rPr>
                <w:ins w:id="81" w:author="Максим Шишкин" w:date="2026-04-20T22:58:00Z" w16du:dateUtc="2026-04-20T19:58:00Z"/>
                <w:rFonts w:ascii="Times New Roman" w:eastAsia="Times New Roman" w:hAnsi="Times New Roman"/>
                <w:b/>
                <w:sz w:val="24"/>
                <w:szCs w:val="24"/>
                <w:lang w:eastAsia="ru-RU"/>
              </w:rPr>
            </w:pPr>
          </w:p>
        </w:tc>
        <w:tc>
          <w:tcPr>
            <w:tcW w:w="651" w:type="pct"/>
            <w:vMerge/>
            <w:vAlign w:val="center"/>
          </w:tcPr>
          <w:p w14:paraId="40207356" w14:textId="77777777" w:rsidR="003D35C5" w:rsidRDefault="003D35C5" w:rsidP="00B05578">
            <w:pPr>
              <w:keepNext/>
              <w:keepLines/>
              <w:spacing w:after="0" w:line="240" w:lineRule="auto"/>
              <w:contextualSpacing/>
              <w:jc w:val="center"/>
              <w:rPr>
                <w:ins w:id="82" w:author="Максим Шишкин" w:date="2026-04-20T22:58:00Z" w16du:dateUtc="2026-04-20T19:58:00Z"/>
                <w:rFonts w:ascii="Times New Roman" w:eastAsia="Times New Roman" w:hAnsi="Times New Roman"/>
                <w:b/>
                <w:sz w:val="24"/>
                <w:szCs w:val="24"/>
                <w:lang w:eastAsia="ru-RU"/>
              </w:rPr>
            </w:pPr>
          </w:p>
        </w:tc>
      </w:tr>
      <w:tr w:rsidR="003D35C5" w14:paraId="70257235" w14:textId="77777777" w:rsidTr="00B05578">
        <w:trPr>
          <w:trHeight w:val="811"/>
          <w:jc w:val="center"/>
          <w:ins w:id="83" w:author="Максим Шишкин" w:date="2026-04-20T22:58:00Z" w16du:dateUtc="2026-04-20T19:58:00Z"/>
        </w:trPr>
        <w:tc>
          <w:tcPr>
            <w:tcW w:w="277" w:type="pct"/>
            <w:vMerge/>
            <w:vAlign w:val="center"/>
          </w:tcPr>
          <w:p w14:paraId="61ADA1BB" w14:textId="77777777" w:rsidR="003D35C5" w:rsidRDefault="003D35C5" w:rsidP="00B05578">
            <w:pPr>
              <w:spacing w:after="0" w:line="240" w:lineRule="auto"/>
              <w:contextualSpacing/>
              <w:jc w:val="center"/>
              <w:rPr>
                <w:ins w:id="84" w:author="Максим Шишкин" w:date="2026-04-20T22:58:00Z" w16du:dateUtc="2026-04-20T19:58:00Z"/>
                <w:rFonts w:ascii="Times New Roman" w:eastAsia="Times New Roman" w:hAnsi="Times New Roman"/>
                <w:b/>
                <w:sz w:val="24"/>
                <w:szCs w:val="24"/>
                <w:lang w:eastAsia="ru-RU"/>
              </w:rPr>
            </w:pPr>
          </w:p>
        </w:tc>
        <w:tc>
          <w:tcPr>
            <w:tcW w:w="602" w:type="pct"/>
            <w:vMerge/>
            <w:vAlign w:val="center"/>
          </w:tcPr>
          <w:p w14:paraId="5D225E45" w14:textId="77777777" w:rsidR="003D35C5" w:rsidRDefault="003D35C5" w:rsidP="00B05578">
            <w:pPr>
              <w:spacing w:after="0" w:line="240" w:lineRule="auto"/>
              <w:contextualSpacing/>
              <w:jc w:val="center"/>
              <w:rPr>
                <w:ins w:id="85" w:author="Максим Шишкин" w:date="2026-04-20T22:58:00Z" w16du:dateUtc="2026-04-20T19:58:00Z"/>
                <w:rFonts w:ascii="Times New Roman" w:eastAsia="Times New Roman" w:hAnsi="Times New Roman"/>
                <w:b/>
                <w:sz w:val="24"/>
                <w:szCs w:val="24"/>
                <w:lang w:eastAsia="ru-RU"/>
              </w:rPr>
            </w:pPr>
          </w:p>
        </w:tc>
        <w:tc>
          <w:tcPr>
            <w:tcW w:w="232" w:type="pct"/>
            <w:vMerge/>
            <w:vAlign w:val="center"/>
          </w:tcPr>
          <w:p w14:paraId="0A876705" w14:textId="77777777" w:rsidR="003D35C5" w:rsidRDefault="003D35C5" w:rsidP="00B05578">
            <w:pPr>
              <w:spacing w:after="0" w:line="240" w:lineRule="auto"/>
              <w:contextualSpacing/>
              <w:jc w:val="center"/>
              <w:rPr>
                <w:ins w:id="86" w:author="Максим Шишкин" w:date="2026-04-20T22:58:00Z" w16du:dateUtc="2026-04-20T19:58:00Z"/>
                <w:rFonts w:ascii="Times New Roman" w:eastAsia="Times New Roman" w:hAnsi="Times New Roman"/>
                <w:b/>
                <w:sz w:val="24"/>
                <w:szCs w:val="24"/>
                <w:lang w:eastAsia="ru-RU"/>
              </w:rPr>
            </w:pPr>
          </w:p>
        </w:tc>
        <w:tc>
          <w:tcPr>
            <w:tcW w:w="237" w:type="pct"/>
            <w:vMerge/>
            <w:vAlign w:val="center"/>
          </w:tcPr>
          <w:p w14:paraId="0787D827" w14:textId="77777777" w:rsidR="003D35C5" w:rsidRDefault="003D35C5" w:rsidP="00B05578">
            <w:pPr>
              <w:spacing w:after="0" w:line="240" w:lineRule="auto"/>
              <w:contextualSpacing/>
              <w:jc w:val="center"/>
              <w:rPr>
                <w:ins w:id="87" w:author="Максим Шишкин" w:date="2026-04-20T22:58:00Z" w16du:dateUtc="2026-04-20T19:58:00Z"/>
                <w:rFonts w:ascii="Times New Roman" w:eastAsia="Times New Roman" w:hAnsi="Times New Roman"/>
                <w:b/>
                <w:sz w:val="24"/>
                <w:szCs w:val="24"/>
                <w:lang w:eastAsia="ru-RU"/>
              </w:rPr>
            </w:pPr>
          </w:p>
        </w:tc>
        <w:tc>
          <w:tcPr>
            <w:tcW w:w="400" w:type="pct"/>
            <w:vAlign w:val="center"/>
          </w:tcPr>
          <w:p w14:paraId="017BFF87" w14:textId="77777777" w:rsidR="003D35C5" w:rsidRDefault="003D35C5" w:rsidP="00B05578">
            <w:pPr>
              <w:keepNext/>
              <w:keepLines/>
              <w:spacing w:after="0" w:line="240" w:lineRule="auto"/>
              <w:contextualSpacing/>
              <w:jc w:val="center"/>
              <w:rPr>
                <w:ins w:id="88" w:author="Максим Шишкин" w:date="2026-04-20T22:58:00Z" w16du:dateUtc="2026-04-20T19:58:00Z"/>
                <w:rFonts w:ascii="Times New Roman" w:eastAsia="Times New Roman" w:hAnsi="Times New Roman"/>
                <w:b/>
                <w:sz w:val="24"/>
                <w:szCs w:val="24"/>
                <w:lang w:eastAsia="ru-RU"/>
              </w:rPr>
            </w:pPr>
            <w:ins w:id="89" w:author="Максим Шишкин" w:date="2026-04-20T22:58:00Z" w16du:dateUtc="2026-04-20T19:58:00Z">
              <w:r>
                <w:rPr>
                  <w:rFonts w:ascii="Times New Roman" w:eastAsia="Times New Roman" w:hAnsi="Times New Roman"/>
                  <w:b/>
                  <w:sz w:val="24"/>
                  <w:szCs w:val="24"/>
                  <w:lang w:eastAsia="ru-RU"/>
                </w:rPr>
                <w:t>Цена за ед. товара</w:t>
              </w:r>
            </w:ins>
          </w:p>
        </w:tc>
        <w:tc>
          <w:tcPr>
            <w:tcW w:w="401" w:type="pct"/>
            <w:vAlign w:val="center"/>
          </w:tcPr>
          <w:p w14:paraId="0D0689BB" w14:textId="77777777" w:rsidR="003D35C5" w:rsidRDefault="003D35C5" w:rsidP="00B05578">
            <w:pPr>
              <w:keepNext/>
              <w:keepLines/>
              <w:spacing w:after="0" w:line="240" w:lineRule="auto"/>
              <w:contextualSpacing/>
              <w:jc w:val="center"/>
              <w:rPr>
                <w:ins w:id="90" w:author="Максим Шишкин" w:date="2026-04-20T22:58:00Z" w16du:dateUtc="2026-04-20T19:58:00Z"/>
                <w:rFonts w:ascii="Times New Roman" w:eastAsia="Times New Roman" w:hAnsi="Times New Roman"/>
                <w:b/>
                <w:sz w:val="24"/>
                <w:szCs w:val="24"/>
                <w:lang w:eastAsia="ru-RU"/>
              </w:rPr>
            </w:pPr>
            <w:ins w:id="91" w:author="Максим Шишкин" w:date="2026-04-20T22:58:00Z" w16du:dateUtc="2026-04-20T19:58:00Z">
              <w:r>
                <w:rPr>
                  <w:rFonts w:ascii="Times New Roman" w:eastAsia="Times New Roman" w:hAnsi="Times New Roman"/>
                  <w:b/>
                  <w:sz w:val="24"/>
                  <w:szCs w:val="24"/>
                  <w:lang w:eastAsia="ru-RU"/>
                </w:rPr>
                <w:t>Стоимость товаров</w:t>
              </w:r>
            </w:ins>
          </w:p>
        </w:tc>
        <w:tc>
          <w:tcPr>
            <w:tcW w:w="400" w:type="pct"/>
            <w:vAlign w:val="center"/>
          </w:tcPr>
          <w:p w14:paraId="4EDE7A70" w14:textId="77777777" w:rsidR="003D35C5" w:rsidRDefault="003D35C5" w:rsidP="00B05578">
            <w:pPr>
              <w:keepNext/>
              <w:keepLines/>
              <w:spacing w:after="0" w:line="240" w:lineRule="auto"/>
              <w:contextualSpacing/>
              <w:jc w:val="center"/>
              <w:rPr>
                <w:ins w:id="92" w:author="Максим Шишкин" w:date="2026-04-20T22:58:00Z" w16du:dateUtc="2026-04-20T19:58:00Z"/>
                <w:rFonts w:ascii="Times New Roman" w:eastAsia="Times New Roman" w:hAnsi="Times New Roman"/>
                <w:b/>
                <w:sz w:val="24"/>
                <w:szCs w:val="24"/>
                <w:lang w:eastAsia="ru-RU"/>
              </w:rPr>
            </w:pPr>
            <w:ins w:id="93" w:author="Максим Шишкин" w:date="2026-04-20T22:58:00Z" w16du:dateUtc="2026-04-20T19:58:00Z">
              <w:r>
                <w:rPr>
                  <w:rFonts w:ascii="Times New Roman" w:eastAsia="Times New Roman" w:hAnsi="Times New Roman"/>
                  <w:b/>
                  <w:sz w:val="24"/>
                  <w:szCs w:val="24"/>
                  <w:lang w:eastAsia="ru-RU"/>
                </w:rPr>
                <w:t>Цена за ед. товара</w:t>
              </w:r>
            </w:ins>
          </w:p>
        </w:tc>
        <w:tc>
          <w:tcPr>
            <w:tcW w:w="401" w:type="pct"/>
            <w:vAlign w:val="center"/>
          </w:tcPr>
          <w:p w14:paraId="480C062C" w14:textId="77777777" w:rsidR="003D35C5" w:rsidRDefault="003D35C5" w:rsidP="00B05578">
            <w:pPr>
              <w:keepNext/>
              <w:keepLines/>
              <w:spacing w:after="0" w:line="240" w:lineRule="auto"/>
              <w:contextualSpacing/>
              <w:jc w:val="center"/>
              <w:rPr>
                <w:ins w:id="94" w:author="Максим Шишкин" w:date="2026-04-20T22:58:00Z" w16du:dateUtc="2026-04-20T19:58:00Z"/>
                <w:rFonts w:ascii="Times New Roman" w:eastAsia="Times New Roman" w:hAnsi="Times New Roman"/>
                <w:b/>
                <w:sz w:val="24"/>
                <w:szCs w:val="24"/>
                <w:lang w:eastAsia="ru-RU"/>
              </w:rPr>
            </w:pPr>
            <w:ins w:id="95" w:author="Максим Шишкин" w:date="2026-04-20T22:58:00Z" w16du:dateUtc="2026-04-20T19:58:00Z">
              <w:r>
                <w:rPr>
                  <w:rFonts w:ascii="Times New Roman" w:eastAsia="Times New Roman" w:hAnsi="Times New Roman"/>
                  <w:b/>
                  <w:sz w:val="24"/>
                  <w:szCs w:val="24"/>
                  <w:lang w:eastAsia="ru-RU"/>
                </w:rPr>
                <w:t>Стоимость товаров</w:t>
              </w:r>
            </w:ins>
          </w:p>
        </w:tc>
        <w:tc>
          <w:tcPr>
            <w:tcW w:w="400" w:type="pct"/>
            <w:vAlign w:val="center"/>
          </w:tcPr>
          <w:p w14:paraId="1055A24D" w14:textId="77777777" w:rsidR="003D35C5" w:rsidRDefault="003D35C5" w:rsidP="00B05578">
            <w:pPr>
              <w:keepNext/>
              <w:keepLines/>
              <w:spacing w:after="0" w:line="240" w:lineRule="auto"/>
              <w:contextualSpacing/>
              <w:jc w:val="center"/>
              <w:rPr>
                <w:ins w:id="96" w:author="Максим Шишкин" w:date="2026-04-20T22:58:00Z" w16du:dateUtc="2026-04-20T19:58:00Z"/>
                <w:rFonts w:ascii="Times New Roman" w:eastAsia="Times New Roman" w:hAnsi="Times New Roman"/>
                <w:b/>
                <w:sz w:val="24"/>
                <w:szCs w:val="24"/>
                <w:lang w:eastAsia="ru-RU"/>
              </w:rPr>
            </w:pPr>
            <w:ins w:id="97" w:author="Максим Шишкин" w:date="2026-04-20T22:58:00Z" w16du:dateUtc="2026-04-20T19:58:00Z">
              <w:r>
                <w:rPr>
                  <w:rFonts w:ascii="Times New Roman" w:eastAsia="Times New Roman" w:hAnsi="Times New Roman"/>
                  <w:b/>
                  <w:sz w:val="24"/>
                  <w:szCs w:val="24"/>
                  <w:lang w:eastAsia="ru-RU"/>
                </w:rPr>
                <w:t>Цена за ед. товара</w:t>
              </w:r>
            </w:ins>
          </w:p>
        </w:tc>
        <w:tc>
          <w:tcPr>
            <w:tcW w:w="413" w:type="pct"/>
            <w:vAlign w:val="center"/>
          </w:tcPr>
          <w:p w14:paraId="40400F0F" w14:textId="77777777" w:rsidR="003D35C5" w:rsidRDefault="003D35C5" w:rsidP="00B05578">
            <w:pPr>
              <w:keepNext/>
              <w:keepLines/>
              <w:spacing w:after="0" w:line="240" w:lineRule="auto"/>
              <w:contextualSpacing/>
              <w:jc w:val="center"/>
              <w:rPr>
                <w:ins w:id="98" w:author="Максим Шишкин" w:date="2026-04-20T22:58:00Z" w16du:dateUtc="2026-04-20T19:58:00Z"/>
                <w:rFonts w:ascii="Times New Roman" w:eastAsia="Times New Roman" w:hAnsi="Times New Roman"/>
                <w:b/>
                <w:sz w:val="24"/>
                <w:szCs w:val="24"/>
                <w:lang w:eastAsia="ru-RU"/>
              </w:rPr>
            </w:pPr>
            <w:ins w:id="99" w:author="Максим Шишкин" w:date="2026-04-20T22:58:00Z" w16du:dateUtc="2026-04-20T19:58:00Z">
              <w:r>
                <w:rPr>
                  <w:rFonts w:ascii="Times New Roman" w:eastAsia="Times New Roman" w:hAnsi="Times New Roman"/>
                  <w:b/>
                  <w:sz w:val="24"/>
                  <w:szCs w:val="24"/>
                  <w:lang w:eastAsia="ru-RU"/>
                </w:rPr>
                <w:t>Стоимость товаров</w:t>
              </w:r>
            </w:ins>
          </w:p>
        </w:tc>
        <w:tc>
          <w:tcPr>
            <w:tcW w:w="586" w:type="pct"/>
            <w:vMerge/>
            <w:vAlign w:val="center"/>
          </w:tcPr>
          <w:p w14:paraId="748E76EE" w14:textId="77777777" w:rsidR="003D35C5" w:rsidRDefault="003D35C5" w:rsidP="00B05578">
            <w:pPr>
              <w:keepNext/>
              <w:keepLines/>
              <w:spacing w:after="0" w:line="240" w:lineRule="auto"/>
              <w:contextualSpacing/>
              <w:jc w:val="center"/>
              <w:rPr>
                <w:ins w:id="100" w:author="Максим Шишкин" w:date="2026-04-20T22:58:00Z" w16du:dateUtc="2026-04-20T19:58:00Z"/>
                <w:rFonts w:ascii="Times New Roman" w:eastAsia="Times New Roman" w:hAnsi="Times New Roman"/>
                <w:b/>
                <w:sz w:val="24"/>
                <w:szCs w:val="24"/>
                <w:lang w:eastAsia="ru-RU"/>
              </w:rPr>
            </w:pPr>
          </w:p>
        </w:tc>
        <w:tc>
          <w:tcPr>
            <w:tcW w:w="651" w:type="pct"/>
            <w:vMerge/>
            <w:vAlign w:val="center"/>
          </w:tcPr>
          <w:p w14:paraId="1875896A" w14:textId="77777777" w:rsidR="003D35C5" w:rsidRDefault="003D35C5" w:rsidP="00B05578">
            <w:pPr>
              <w:keepNext/>
              <w:keepLines/>
              <w:spacing w:after="0" w:line="240" w:lineRule="auto"/>
              <w:contextualSpacing/>
              <w:jc w:val="center"/>
              <w:rPr>
                <w:ins w:id="101" w:author="Максим Шишкин" w:date="2026-04-20T22:58:00Z" w16du:dateUtc="2026-04-20T19:58:00Z"/>
                <w:rFonts w:ascii="Times New Roman" w:eastAsia="Times New Roman" w:hAnsi="Times New Roman"/>
                <w:b/>
                <w:sz w:val="24"/>
                <w:szCs w:val="24"/>
                <w:lang w:eastAsia="ru-RU"/>
              </w:rPr>
            </w:pPr>
          </w:p>
        </w:tc>
      </w:tr>
      <w:tr w:rsidR="003D35C5" w14:paraId="74DD409E" w14:textId="77777777" w:rsidTr="00B05578">
        <w:trPr>
          <w:trHeight w:val="482"/>
          <w:jc w:val="center"/>
          <w:ins w:id="102" w:author="Максим Шишкин" w:date="2026-04-20T22:58:00Z" w16du:dateUtc="2026-04-20T19:58:00Z"/>
        </w:trPr>
        <w:tc>
          <w:tcPr>
            <w:tcW w:w="277" w:type="pct"/>
            <w:vAlign w:val="center"/>
          </w:tcPr>
          <w:p w14:paraId="679B5F20" w14:textId="77777777" w:rsidR="003D35C5" w:rsidRDefault="003D35C5" w:rsidP="00B05578">
            <w:pPr>
              <w:spacing w:after="0" w:line="240" w:lineRule="auto"/>
              <w:jc w:val="center"/>
              <w:rPr>
                <w:ins w:id="103" w:author="Максим Шишкин" w:date="2026-04-20T22:58:00Z" w16du:dateUtc="2026-04-20T19:58:00Z"/>
                <w:rFonts w:ascii="Times New Roman" w:eastAsia="Times New Roman" w:hAnsi="Times New Roman"/>
                <w:sz w:val="20"/>
                <w:szCs w:val="24"/>
                <w:lang w:eastAsia="ru-RU"/>
              </w:rPr>
            </w:pPr>
            <w:ins w:id="104" w:author="Максим Шишкин" w:date="2026-04-20T22:58:00Z" w16du:dateUtc="2026-04-20T19:58:00Z">
              <w:r>
                <w:rPr>
                  <w:rFonts w:ascii="Times New Roman" w:eastAsia="Times New Roman" w:hAnsi="Times New Roman"/>
                  <w:sz w:val="20"/>
                  <w:szCs w:val="24"/>
                  <w:lang w:eastAsia="ru-RU"/>
                </w:rPr>
                <w:t>1.</w:t>
              </w:r>
            </w:ins>
          </w:p>
        </w:tc>
        <w:tc>
          <w:tcPr>
            <w:tcW w:w="602" w:type="pct"/>
            <w:shd w:val="clear" w:color="000000" w:fill="FFFFFF"/>
            <w:vAlign w:val="center"/>
          </w:tcPr>
          <w:p w14:paraId="4E9D42D7" w14:textId="77777777" w:rsidR="003D35C5" w:rsidRDefault="003D35C5" w:rsidP="00B05578">
            <w:pPr>
              <w:spacing w:line="240" w:lineRule="auto"/>
              <w:contextualSpacing/>
              <w:rPr>
                <w:ins w:id="105" w:author="Максим Шишкин" w:date="2026-04-20T22:58:00Z" w16du:dateUtc="2026-04-20T19:58:00Z"/>
                <w:rFonts w:ascii="Times New Roman" w:eastAsia="Times New Roman" w:hAnsi="Times New Roman"/>
                <w:bCs/>
                <w:sz w:val="18"/>
                <w:szCs w:val="24"/>
                <w:lang w:eastAsia="ru-RU"/>
              </w:rPr>
            </w:pPr>
            <w:ins w:id="106" w:author="Максим Шишкин" w:date="2026-04-20T22:58:00Z" w16du:dateUtc="2026-04-20T19:58:00Z">
              <w:r>
                <w:rPr>
                  <w:rFonts w:ascii="Times New Roman" w:eastAsia="Times New Roman" w:hAnsi="Times New Roman"/>
                  <w:bCs/>
                  <w:sz w:val="18"/>
                  <w:szCs w:val="24"/>
                  <w:lang w:eastAsia="ru-RU"/>
                </w:rPr>
                <w:t>Аккумуляторная батарея</w:t>
              </w:r>
            </w:ins>
          </w:p>
        </w:tc>
        <w:tc>
          <w:tcPr>
            <w:tcW w:w="232" w:type="pct"/>
            <w:vAlign w:val="center"/>
          </w:tcPr>
          <w:p w14:paraId="021A0162" w14:textId="77777777" w:rsidR="003D35C5" w:rsidRDefault="003D35C5" w:rsidP="00B05578">
            <w:pPr>
              <w:spacing w:after="0" w:line="240" w:lineRule="auto"/>
              <w:contextualSpacing/>
              <w:jc w:val="center"/>
              <w:rPr>
                <w:ins w:id="107" w:author="Максим Шишкин" w:date="2026-04-20T22:58:00Z" w16du:dateUtc="2026-04-20T19:58:00Z"/>
                <w:rFonts w:ascii="Times New Roman" w:eastAsia="Times New Roman" w:hAnsi="Times New Roman"/>
                <w:sz w:val="18"/>
                <w:szCs w:val="24"/>
                <w:lang w:eastAsia="ru-RU"/>
              </w:rPr>
            </w:pPr>
            <w:ins w:id="108" w:author="Максим Шишкин" w:date="2026-04-20T22:58:00Z" w16du:dateUtc="2026-04-20T19:58:00Z">
              <w:r>
                <w:rPr>
                  <w:rFonts w:ascii="Times New Roman" w:eastAsia="Times New Roman" w:hAnsi="Times New Roman"/>
                  <w:sz w:val="18"/>
                  <w:szCs w:val="24"/>
                  <w:lang w:eastAsia="ru-RU"/>
                </w:rPr>
                <w:t>шт.</w:t>
              </w:r>
            </w:ins>
          </w:p>
        </w:tc>
        <w:tc>
          <w:tcPr>
            <w:tcW w:w="237" w:type="pct"/>
            <w:vAlign w:val="center"/>
          </w:tcPr>
          <w:p w14:paraId="3AB3C6D2" w14:textId="77777777" w:rsidR="003D35C5" w:rsidRDefault="003D35C5" w:rsidP="00B05578">
            <w:pPr>
              <w:keepNext/>
              <w:keepLines/>
              <w:spacing w:after="0" w:line="240" w:lineRule="auto"/>
              <w:contextualSpacing/>
              <w:jc w:val="center"/>
              <w:rPr>
                <w:ins w:id="109" w:author="Максим Шишкин" w:date="2026-04-20T22:58:00Z" w16du:dateUtc="2026-04-20T19:58:00Z"/>
                <w:rFonts w:ascii="Times New Roman" w:eastAsia="Times New Roman" w:hAnsi="Times New Roman"/>
                <w:bCs/>
                <w:sz w:val="18"/>
                <w:szCs w:val="24"/>
                <w:lang w:eastAsia="ru-RU"/>
              </w:rPr>
            </w:pPr>
            <w:ins w:id="110" w:author="Максим Шишкин" w:date="2026-04-20T22:58:00Z" w16du:dateUtc="2026-04-20T19:58:00Z">
              <w:r>
                <w:rPr>
                  <w:rFonts w:ascii="Times New Roman" w:eastAsia="Times New Roman" w:hAnsi="Times New Roman"/>
                  <w:bCs/>
                  <w:sz w:val="18"/>
                  <w:szCs w:val="24"/>
                  <w:lang w:eastAsia="ru-RU"/>
                </w:rPr>
                <w:t>36</w:t>
              </w:r>
            </w:ins>
          </w:p>
        </w:tc>
        <w:tc>
          <w:tcPr>
            <w:tcW w:w="400" w:type="pct"/>
            <w:noWrap/>
            <w:vAlign w:val="center"/>
          </w:tcPr>
          <w:p w14:paraId="1DDF454E" w14:textId="77777777" w:rsidR="003D35C5" w:rsidRPr="006E6BA6" w:rsidRDefault="003D35C5" w:rsidP="00B05578">
            <w:pPr>
              <w:spacing w:after="0" w:line="240" w:lineRule="auto"/>
              <w:jc w:val="center"/>
              <w:rPr>
                <w:ins w:id="111" w:author="Максим Шишкин" w:date="2026-04-20T22:58:00Z" w16du:dateUtc="2026-04-20T19:58:00Z"/>
                <w:rFonts w:ascii="Times New Roman" w:hAnsi="Times New Roman"/>
                <w:sz w:val="18"/>
                <w:szCs w:val="20"/>
              </w:rPr>
            </w:pPr>
            <w:ins w:id="112" w:author="Максим Шишкин" w:date="2026-04-20T22:58:00Z" w16du:dateUtc="2026-04-20T19:58:00Z">
              <w:r w:rsidRPr="006E6BA6">
                <w:rPr>
                  <w:rFonts w:ascii="Times New Roman" w:hAnsi="Times New Roman"/>
                  <w:sz w:val="18"/>
                  <w:szCs w:val="20"/>
                </w:rPr>
                <w:t>25 533,00</w:t>
              </w:r>
            </w:ins>
          </w:p>
        </w:tc>
        <w:tc>
          <w:tcPr>
            <w:tcW w:w="401" w:type="pct"/>
            <w:vAlign w:val="center"/>
          </w:tcPr>
          <w:p w14:paraId="197271BE" w14:textId="77777777" w:rsidR="003D35C5" w:rsidRPr="006E6BA6" w:rsidRDefault="003D35C5" w:rsidP="00B05578">
            <w:pPr>
              <w:spacing w:after="0" w:line="240" w:lineRule="auto"/>
              <w:jc w:val="center"/>
              <w:rPr>
                <w:ins w:id="113" w:author="Максим Шишкин" w:date="2026-04-20T22:58:00Z" w16du:dateUtc="2026-04-20T19:58:00Z"/>
                <w:rFonts w:ascii="Times New Roman" w:hAnsi="Times New Roman"/>
                <w:sz w:val="18"/>
                <w:szCs w:val="20"/>
              </w:rPr>
            </w:pPr>
            <w:ins w:id="114" w:author="Максим Шишкин" w:date="2026-04-20T22:58:00Z" w16du:dateUtc="2026-04-20T19:58:00Z">
              <w:r w:rsidRPr="006E6BA6">
                <w:rPr>
                  <w:rFonts w:ascii="Times New Roman" w:hAnsi="Times New Roman"/>
                  <w:sz w:val="18"/>
                  <w:szCs w:val="20"/>
                </w:rPr>
                <w:t>919 188,00</w:t>
              </w:r>
            </w:ins>
          </w:p>
        </w:tc>
        <w:tc>
          <w:tcPr>
            <w:tcW w:w="400" w:type="pct"/>
            <w:vAlign w:val="center"/>
          </w:tcPr>
          <w:p w14:paraId="56824689" w14:textId="77777777" w:rsidR="003D35C5" w:rsidRPr="006E6BA6" w:rsidRDefault="003D35C5" w:rsidP="00B05578">
            <w:pPr>
              <w:spacing w:after="0" w:line="240" w:lineRule="auto"/>
              <w:jc w:val="center"/>
              <w:rPr>
                <w:ins w:id="115" w:author="Максим Шишкин" w:date="2026-04-20T22:58:00Z" w16du:dateUtc="2026-04-20T19:58:00Z"/>
                <w:rFonts w:ascii="Times New Roman" w:hAnsi="Times New Roman"/>
                <w:sz w:val="18"/>
                <w:szCs w:val="20"/>
              </w:rPr>
            </w:pPr>
            <w:ins w:id="116" w:author="Максим Шишкин" w:date="2026-04-20T22:58:00Z" w16du:dateUtc="2026-04-20T19:58:00Z">
              <w:r w:rsidRPr="006E6BA6">
                <w:rPr>
                  <w:rFonts w:ascii="Times New Roman" w:hAnsi="Times New Roman"/>
                  <w:sz w:val="18"/>
                  <w:szCs w:val="20"/>
                </w:rPr>
                <w:t>26 800,00</w:t>
              </w:r>
            </w:ins>
          </w:p>
        </w:tc>
        <w:tc>
          <w:tcPr>
            <w:tcW w:w="401" w:type="pct"/>
            <w:vAlign w:val="center"/>
          </w:tcPr>
          <w:p w14:paraId="5ED8DEAB" w14:textId="77777777" w:rsidR="003D35C5" w:rsidRPr="006E6BA6" w:rsidRDefault="003D35C5" w:rsidP="00B05578">
            <w:pPr>
              <w:spacing w:after="0" w:line="240" w:lineRule="auto"/>
              <w:jc w:val="center"/>
              <w:rPr>
                <w:ins w:id="117" w:author="Максим Шишкин" w:date="2026-04-20T22:58:00Z" w16du:dateUtc="2026-04-20T19:58:00Z"/>
                <w:rFonts w:ascii="Times New Roman" w:hAnsi="Times New Roman"/>
                <w:sz w:val="18"/>
                <w:szCs w:val="20"/>
              </w:rPr>
            </w:pPr>
            <w:ins w:id="118" w:author="Максим Шишкин" w:date="2026-04-20T22:58:00Z" w16du:dateUtc="2026-04-20T19:58:00Z">
              <w:r w:rsidRPr="006E6BA6">
                <w:rPr>
                  <w:rFonts w:ascii="Times New Roman" w:hAnsi="Times New Roman"/>
                  <w:sz w:val="18"/>
                  <w:szCs w:val="20"/>
                </w:rPr>
                <w:t>964 800,00</w:t>
              </w:r>
            </w:ins>
          </w:p>
        </w:tc>
        <w:tc>
          <w:tcPr>
            <w:tcW w:w="400" w:type="pct"/>
            <w:vAlign w:val="center"/>
          </w:tcPr>
          <w:p w14:paraId="40E32B59" w14:textId="77777777" w:rsidR="003D35C5" w:rsidRPr="006E6BA6" w:rsidRDefault="003D35C5" w:rsidP="00B05578">
            <w:pPr>
              <w:spacing w:after="0" w:line="240" w:lineRule="auto"/>
              <w:jc w:val="center"/>
              <w:rPr>
                <w:ins w:id="119" w:author="Максим Шишкин" w:date="2026-04-20T22:58:00Z" w16du:dateUtc="2026-04-20T19:58:00Z"/>
                <w:rFonts w:ascii="Times New Roman" w:hAnsi="Times New Roman"/>
                <w:sz w:val="18"/>
                <w:szCs w:val="20"/>
              </w:rPr>
            </w:pPr>
            <w:ins w:id="120" w:author="Максим Шишкин" w:date="2026-04-20T22:58:00Z" w16du:dateUtc="2026-04-20T19:58:00Z">
              <w:r w:rsidRPr="006E6BA6">
                <w:rPr>
                  <w:rFonts w:ascii="Times New Roman" w:hAnsi="Times New Roman"/>
                  <w:sz w:val="18"/>
                  <w:szCs w:val="20"/>
                </w:rPr>
                <w:t>27 000,00</w:t>
              </w:r>
            </w:ins>
          </w:p>
        </w:tc>
        <w:tc>
          <w:tcPr>
            <w:tcW w:w="413" w:type="pct"/>
            <w:vAlign w:val="center"/>
          </w:tcPr>
          <w:p w14:paraId="6602DE61" w14:textId="77777777" w:rsidR="003D35C5" w:rsidRPr="006E6BA6" w:rsidRDefault="003D35C5" w:rsidP="00B05578">
            <w:pPr>
              <w:spacing w:after="0" w:line="240" w:lineRule="auto"/>
              <w:jc w:val="center"/>
              <w:rPr>
                <w:ins w:id="121" w:author="Максим Шишкин" w:date="2026-04-20T22:58:00Z" w16du:dateUtc="2026-04-20T19:58:00Z"/>
                <w:rFonts w:ascii="Times New Roman" w:hAnsi="Times New Roman"/>
                <w:sz w:val="18"/>
                <w:szCs w:val="20"/>
              </w:rPr>
            </w:pPr>
            <w:ins w:id="122" w:author="Максим Шишкин" w:date="2026-04-20T22:58:00Z" w16du:dateUtc="2026-04-20T19:58:00Z">
              <w:r w:rsidRPr="006E6BA6">
                <w:rPr>
                  <w:rFonts w:ascii="Times New Roman" w:hAnsi="Times New Roman"/>
                  <w:sz w:val="18"/>
                  <w:szCs w:val="20"/>
                </w:rPr>
                <w:t>972 000,00 </w:t>
              </w:r>
            </w:ins>
          </w:p>
        </w:tc>
        <w:tc>
          <w:tcPr>
            <w:tcW w:w="586" w:type="pct"/>
            <w:vAlign w:val="center"/>
          </w:tcPr>
          <w:p w14:paraId="171A2268" w14:textId="77777777" w:rsidR="003D35C5" w:rsidRPr="006E6BA6" w:rsidRDefault="003D35C5" w:rsidP="00B05578">
            <w:pPr>
              <w:spacing w:after="0" w:line="240" w:lineRule="auto"/>
              <w:jc w:val="center"/>
              <w:rPr>
                <w:ins w:id="123" w:author="Максим Шишкин" w:date="2026-04-20T22:58:00Z" w16du:dateUtc="2026-04-20T19:58:00Z"/>
                <w:rFonts w:ascii="Times New Roman" w:hAnsi="Times New Roman"/>
                <w:sz w:val="18"/>
                <w:szCs w:val="20"/>
              </w:rPr>
            </w:pPr>
            <w:ins w:id="124" w:author="Максим Шишкин" w:date="2026-04-20T22:58:00Z" w16du:dateUtc="2026-04-20T19:58:00Z">
              <w:r w:rsidRPr="006E6BA6">
                <w:rPr>
                  <w:rFonts w:ascii="Times New Roman" w:hAnsi="Times New Roman"/>
                  <w:sz w:val="18"/>
                  <w:szCs w:val="20"/>
                </w:rPr>
                <w:t>25 533,00</w:t>
              </w:r>
            </w:ins>
          </w:p>
        </w:tc>
        <w:tc>
          <w:tcPr>
            <w:tcW w:w="651" w:type="pct"/>
            <w:vAlign w:val="center"/>
          </w:tcPr>
          <w:p w14:paraId="60A6AA39" w14:textId="77777777" w:rsidR="003D35C5" w:rsidRPr="006E6BA6" w:rsidRDefault="003D35C5" w:rsidP="00B05578">
            <w:pPr>
              <w:spacing w:after="0" w:line="240" w:lineRule="auto"/>
              <w:jc w:val="center"/>
              <w:rPr>
                <w:ins w:id="125" w:author="Максим Шишкин" w:date="2026-04-20T22:58:00Z" w16du:dateUtc="2026-04-20T19:58:00Z"/>
                <w:rFonts w:ascii="Times New Roman" w:hAnsi="Times New Roman"/>
                <w:sz w:val="18"/>
                <w:szCs w:val="20"/>
              </w:rPr>
            </w:pPr>
            <w:ins w:id="126" w:author="Максим Шишкин" w:date="2026-04-20T22:58:00Z" w16du:dateUtc="2026-04-20T19:58:00Z">
              <w:r w:rsidRPr="006E6BA6">
                <w:rPr>
                  <w:rFonts w:ascii="Times New Roman" w:hAnsi="Times New Roman"/>
                  <w:sz w:val="18"/>
                  <w:szCs w:val="20"/>
                </w:rPr>
                <w:t>919 188,00</w:t>
              </w:r>
            </w:ins>
          </w:p>
        </w:tc>
      </w:tr>
      <w:tr w:rsidR="003D35C5" w14:paraId="2898A7F0" w14:textId="77777777" w:rsidTr="00B05578">
        <w:trPr>
          <w:trHeight w:val="297"/>
          <w:jc w:val="center"/>
          <w:ins w:id="127" w:author="Максим Шишкин" w:date="2026-04-20T22:58:00Z" w16du:dateUtc="2026-04-20T19:58:00Z"/>
        </w:trPr>
        <w:tc>
          <w:tcPr>
            <w:tcW w:w="277" w:type="pct"/>
            <w:vAlign w:val="center"/>
          </w:tcPr>
          <w:p w14:paraId="6704ED86" w14:textId="77777777" w:rsidR="003D35C5" w:rsidRDefault="003D35C5" w:rsidP="00B05578">
            <w:pPr>
              <w:keepNext/>
              <w:keepLines/>
              <w:spacing w:after="0" w:line="240" w:lineRule="auto"/>
              <w:contextualSpacing/>
              <w:jc w:val="center"/>
              <w:rPr>
                <w:ins w:id="128" w:author="Максим Шишкин" w:date="2026-04-20T22:58:00Z" w16du:dateUtc="2026-04-20T19:58:00Z"/>
                <w:rFonts w:ascii="Times New Roman" w:eastAsia="Times New Roman" w:hAnsi="Times New Roman"/>
                <w:sz w:val="20"/>
                <w:szCs w:val="24"/>
                <w:lang w:eastAsia="ru-RU"/>
              </w:rPr>
            </w:pPr>
            <w:ins w:id="129" w:author="Максим Шишкин" w:date="2026-04-20T22:58:00Z" w16du:dateUtc="2026-04-20T19:58:00Z">
              <w:r>
                <w:rPr>
                  <w:rFonts w:ascii="Times New Roman" w:eastAsia="Times New Roman" w:hAnsi="Times New Roman"/>
                  <w:b/>
                  <w:bCs/>
                  <w:sz w:val="20"/>
                  <w:szCs w:val="24"/>
                  <w:lang w:eastAsia="ru-RU"/>
                </w:rPr>
                <w:t>Итого:</w:t>
              </w:r>
            </w:ins>
          </w:p>
        </w:tc>
        <w:tc>
          <w:tcPr>
            <w:tcW w:w="602" w:type="pct"/>
            <w:shd w:val="clear" w:color="000000" w:fill="FFFFFF"/>
            <w:vAlign w:val="center"/>
          </w:tcPr>
          <w:p w14:paraId="43191EE5" w14:textId="77777777" w:rsidR="003D35C5" w:rsidRDefault="003D35C5" w:rsidP="00B05578">
            <w:pPr>
              <w:keepNext/>
              <w:keepLines/>
              <w:spacing w:after="0" w:line="240" w:lineRule="auto"/>
              <w:contextualSpacing/>
              <w:jc w:val="center"/>
              <w:rPr>
                <w:ins w:id="130" w:author="Максим Шишкин" w:date="2026-04-20T22:58:00Z" w16du:dateUtc="2026-04-20T19:58:00Z"/>
                <w:rFonts w:ascii="Times New Roman" w:eastAsia="Times New Roman" w:hAnsi="Times New Roman"/>
                <w:sz w:val="20"/>
                <w:szCs w:val="24"/>
                <w:lang w:eastAsia="ru-RU"/>
              </w:rPr>
            </w:pPr>
          </w:p>
        </w:tc>
        <w:tc>
          <w:tcPr>
            <w:tcW w:w="232" w:type="pct"/>
            <w:vAlign w:val="center"/>
          </w:tcPr>
          <w:p w14:paraId="35C322A4" w14:textId="77777777" w:rsidR="003D35C5" w:rsidRDefault="003D35C5" w:rsidP="00B05578">
            <w:pPr>
              <w:spacing w:after="0" w:line="240" w:lineRule="auto"/>
              <w:contextualSpacing/>
              <w:jc w:val="center"/>
              <w:rPr>
                <w:ins w:id="131" w:author="Максим Шишкин" w:date="2026-04-20T22:58:00Z" w16du:dateUtc="2026-04-20T19:58:00Z"/>
                <w:rFonts w:ascii="Times New Roman" w:eastAsia="Times New Roman" w:hAnsi="Times New Roman"/>
                <w:sz w:val="18"/>
                <w:szCs w:val="24"/>
                <w:lang w:eastAsia="ru-RU"/>
              </w:rPr>
            </w:pPr>
            <w:ins w:id="132" w:author="Максим Шишкин" w:date="2026-04-20T22:58:00Z" w16du:dateUtc="2026-04-20T19:58:00Z">
              <w:r>
                <w:rPr>
                  <w:rFonts w:ascii="Times New Roman" w:eastAsia="Times New Roman" w:hAnsi="Times New Roman"/>
                  <w:sz w:val="18"/>
                  <w:szCs w:val="24"/>
                  <w:lang w:eastAsia="ru-RU"/>
                </w:rPr>
                <w:t>шт.</w:t>
              </w:r>
            </w:ins>
          </w:p>
        </w:tc>
        <w:tc>
          <w:tcPr>
            <w:tcW w:w="237" w:type="pct"/>
            <w:vAlign w:val="center"/>
          </w:tcPr>
          <w:p w14:paraId="1A14B330" w14:textId="77777777" w:rsidR="003D35C5" w:rsidRDefault="003D35C5" w:rsidP="00B05578">
            <w:pPr>
              <w:keepNext/>
              <w:keepLines/>
              <w:spacing w:after="0" w:line="240" w:lineRule="auto"/>
              <w:contextualSpacing/>
              <w:jc w:val="center"/>
              <w:rPr>
                <w:ins w:id="133" w:author="Максим Шишкин" w:date="2026-04-20T22:58:00Z" w16du:dateUtc="2026-04-20T19:58:00Z"/>
                <w:rFonts w:ascii="Times New Roman" w:eastAsia="Times New Roman" w:hAnsi="Times New Roman"/>
                <w:bCs/>
                <w:sz w:val="18"/>
                <w:szCs w:val="24"/>
                <w:lang w:eastAsia="ru-RU"/>
              </w:rPr>
            </w:pPr>
            <w:ins w:id="134" w:author="Максим Шишкин" w:date="2026-04-20T22:58:00Z" w16du:dateUtc="2026-04-20T19:58:00Z">
              <w:r>
                <w:rPr>
                  <w:rFonts w:ascii="Times New Roman" w:eastAsia="Times New Roman" w:hAnsi="Times New Roman"/>
                  <w:bCs/>
                  <w:sz w:val="18"/>
                  <w:szCs w:val="24"/>
                  <w:lang w:eastAsia="ru-RU"/>
                </w:rPr>
                <w:t>36</w:t>
              </w:r>
            </w:ins>
          </w:p>
        </w:tc>
        <w:tc>
          <w:tcPr>
            <w:tcW w:w="801" w:type="pct"/>
            <w:gridSpan w:val="2"/>
            <w:noWrap/>
            <w:vAlign w:val="center"/>
          </w:tcPr>
          <w:p w14:paraId="272B0876" w14:textId="77777777" w:rsidR="003D35C5" w:rsidRPr="006E6BA6" w:rsidRDefault="003D35C5" w:rsidP="00B05578">
            <w:pPr>
              <w:spacing w:after="0" w:line="240" w:lineRule="auto"/>
              <w:jc w:val="center"/>
              <w:rPr>
                <w:ins w:id="135" w:author="Максим Шишкин" w:date="2026-04-20T22:58:00Z" w16du:dateUtc="2026-04-20T19:58:00Z"/>
                <w:rFonts w:ascii="Times New Roman" w:hAnsi="Times New Roman"/>
                <w:sz w:val="18"/>
                <w:szCs w:val="20"/>
              </w:rPr>
            </w:pPr>
            <w:ins w:id="136" w:author="Максим Шишкин" w:date="2026-04-20T22:58:00Z" w16du:dateUtc="2026-04-20T19:58:00Z">
              <w:r w:rsidRPr="006E6BA6">
                <w:rPr>
                  <w:rFonts w:ascii="Times New Roman" w:hAnsi="Times New Roman"/>
                  <w:sz w:val="18"/>
                  <w:szCs w:val="20"/>
                </w:rPr>
                <w:t>919 188,00</w:t>
              </w:r>
            </w:ins>
          </w:p>
        </w:tc>
        <w:tc>
          <w:tcPr>
            <w:tcW w:w="801" w:type="pct"/>
            <w:gridSpan w:val="2"/>
            <w:vAlign w:val="center"/>
          </w:tcPr>
          <w:p w14:paraId="38F07068" w14:textId="77777777" w:rsidR="003D35C5" w:rsidRPr="006E6BA6" w:rsidRDefault="003D35C5" w:rsidP="00B05578">
            <w:pPr>
              <w:spacing w:after="0" w:line="240" w:lineRule="auto"/>
              <w:jc w:val="center"/>
              <w:rPr>
                <w:ins w:id="137" w:author="Максим Шишкин" w:date="2026-04-20T22:58:00Z" w16du:dateUtc="2026-04-20T19:58:00Z"/>
                <w:rFonts w:ascii="Times New Roman" w:hAnsi="Times New Roman"/>
                <w:sz w:val="18"/>
                <w:szCs w:val="20"/>
              </w:rPr>
            </w:pPr>
            <w:ins w:id="138" w:author="Максим Шишкин" w:date="2026-04-20T22:58:00Z" w16du:dateUtc="2026-04-20T19:58:00Z">
              <w:r w:rsidRPr="006E6BA6">
                <w:rPr>
                  <w:rFonts w:ascii="Times New Roman" w:hAnsi="Times New Roman"/>
                  <w:sz w:val="18"/>
                  <w:szCs w:val="20"/>
                </w:rPr>
                <w:t>964 800,00</w:t>
              </w:r>
            </w:ins>
          </w:p>
        </w:tc>
        <w:tc>
          <w:tcPr>
            <w:tcW w:w="813" w:type="pct"/>
            <w:gridSpan w:val="2"/>
            <w:vAlign w:val="center"/>
          </w:tcPr>
          <w:p w14:paraId="7B1521F1" w14:textId="77777777" w:rsidR="003D35C5" w:rsidRPr="006E6BA6" w:rsidRDefault="003D35C5" w:rsidP="00B05578">
            <w:pPr>
              <w:spacing w:after="0" w:line="240" w:lineRule="auto"/>
              <w:jc w:val="center"/>
              <w:rPr>
                <w:ins w:id="139" w:author="Максим Шишкин" w:date="2026-04-20T22:58:00Z" w16du:dateUtc="2026-04-20T19:58:00Z"/>
                <w:rFonts w:ascii="Times New Roman" w:hAnsi="Times New Roman"/>
                <w:sz w:val="18"/>
                <w:szCs w:val="20"/>
              </w:rPr>
            </w:pPr>
            <w:ins w:id="140" w:author="Максим Шишкин" w:date="2026-04-20T22:58:00Z" w16du:dateUtc="2026-04-20T19:58:00Z">
              <w:r w:rsidRPr="006E6BA6">
                <w:rPr>
                  <w:rFonts w:ascii="Times New Roman" w:hAnsi="Times New Roman"/>
                  <w:sz w:val="18"/>
                  <w:szCs w:val="20"/>
                </w:rPr>
                <w:t>972 000,00</w:t>
              </w:r>
            </w:ins>
          </w:p>
        </w:tc>
        <w:tc>
          <w:tcPr>
            <w:tcW w:w="586" w:type="pct"/>
            <w:vAlign w:val="center"/>
          </w:tcPr>
          <w:p w14:paraId="74C4046C" w14:textId="77777777" w:rsidR="003D35C5" w:rsidRPr="006E6BA6" w:rsidRDefault="003D35C5" w:rsidP="00B05578">
            <w:pPr>
              <w:spacing w:after="0" w:line="240" w:lineRule="auto"/>
              <w:jc w:val="center"/>
              <w:rPr>
                <w:ins w:id="141" w:author="Максим Шишкин" w:date="2026-04-20T22:58:00Z" w16du:dateUtc="2026-04-20T19:58:00Z"/>
                <w:rFonts w:ascii="Times New Roman" w:hAnsi="Times New Roman"/>
                <w:sz w:val="18"/>
                <w:szCs w:val="20"/>
              </w:rPr>
            </w:pPr>
            <w:ins w:id="142" w:author="Максим Шишкин" w:date="2026-04-20T22:58:00Z" w16du:dateUtc="2026-04-20T19:58:00Z">
              <w:r w:rsidRPr="006E6BA6">
                <w:rPr>
                  <w:rFonts w:ascii="Times New Roman" w:hAnsi="Times New Roman"/>
                  <w:sz w:val="18"/>
                  <w:szCs w:val="20"/>
                </w:rPr>
                <w:t>25 533,00</w:t>
              </w:r>
            </w:ins>
          </w:p>
        </w:tc>
        <w:tc>
          <w:tcPr>
            <w:tcW w:w="651" w:type="pct"/>
            <w:vAlign w:val="center"/>
          </w:tcPr>
          <w:p w14:paraId="1EEA9667" w14:textId="77777777" w:rsidR="003D35C5" w:rsidRPr="006E6BA6" w:rsidRDefault="003D35C5" w:rsidP="00B05578">
            <w:pPr>
              <w:spacing w:after="0" w:line="240" w:lineRule="auto"/>
              <w:jc w:val="center"/>
              <w:rPr>
                <w:ins w:id="143" w:author="Максим Шишкин" w:date="2026-04-20T22:58:00Z" w16du:dateUtc="2026-04-20T19:58:00Z"/>
                <w:rFonts w:ascii="Times New Roman" w:hAnsi="Times New Roman"/>
                <w:sz w:val="18"/>
                <w:szCs w:val="20"/>
              </w:rPr>
            </w:pPr>
            <w:ins w:id="144" w:author="Максим Шишкин" w:date="2026-04-20T22:58:00Z" w16du:dateUtc="2026-04-20T19:58:00Z">
              <w:r w:rsidRPr="006E6BA6">
                <w:rPr>
                  <w:rFonts w:ascii="Times New Roman" w:hAnsi="Times New Roman"/>
                  <w:sz w:val="18"/>
                  <w:szCs w:val="20"/>
                </w:rPr>
                <w:t>919 188,00</w:t>
              </w:r>
            </w:ins>
          </w:p>
        </w:tc>
      </w:tr>
    </w:tbl>
    <w:p w14:paraId="036F76B6" w14:textId="77777777" w:rsidR="003D35C5" w:rsidRDefault="003D35C5" w:rsidP="003D35C5">
      <w:pPr>
        <w:ind w:firstLine="567"/>
        <w:rPr>
          <w:ins w:id="145" w:author="Максим Шишкин" w:date="2026-04-20T22:58:00Z" w16du:dateUtc="2026-04-20T19:58:00Z"/>
          <w:rFonts w:ascii="Times New Roman" w:eastAsia="Times New Roman" w:hAnsi="Times New Roman"/>
          <w:sz w:val="24"/>
          <w:szCs w:val="24"/>
          <w:lang w:eastAsia="ru-RU"/>
        </w:rPr>
      </w:pPr>
    </w:p>
    <w:p w14:paraId="6629D365" w14:textId="77777777" w:rsidR="003D35C5" w:rsidRDefault="003D35C5" w:rsidP="003D35C5">
      <w:pPr>
        <w:ind w:firstLine="567"/>
        <w:rPr>
          <w:ins w:id="146" w:author="Максим Шишкин" w:date="2026-04-20T22:58:00Z" w16du:dateUtc="2026-04-20T19:58:00Z"/>
          <w:rFonts w:ascii="Times New Roman" w:eastAsia="Times New Roman" w:hAnsi="Times New Roman"/>
          <w:sz w:val="24"/>
          <w:szCs w:val="24"/>
          <w:lang w:eastAsia="ru-RU"/>
        </w:rPr>
      </w:pPr>
      <w:ins w:id="147" w:author="Максим Шишкин" w:date="2026-04-20T22:58:00Z" w16du:dateUtc="2026-04-20T19:58:00Z">
        <w:r>
          <w:rPr>
            <w:rFonts w:ascii="Times New Roman" w:eastAsia="Times New Roman" w:hAnsi="Times New Roman"/>
            <w:sz w:val="24"/>
            <w:szCs w:val="24"/>
            <w:lang w:eastAsia="ru-RU"/>
          </w:rPr>
          <w:t>Начальная (максимальная) цена контракта 919 188 рублей 00 копеек определена по минимальному значению вышеуказанных данных.</w:t>
        </w:r>
      </w:ins>
    </w:p>
    <w:p w14:paraId="6D9FBB21" w14:textId="77777777" w:rsidR="003D35C5" w:rsidRDefault="003D35C5" w:rsidP="003D35C5">
      <w:pPr>
        <w:ind w:firstLine="567"/>
        <w:rPr>
          <w:ins w:id="148" w:author="Максим Шишкин" w:date="2026-04-20T22:58:00Z" w16du:dateUtc="2026-04-20T19:58:00Z"/>
          <w:rFonts w:ascii="Times New Roman" w:eastAsia="Times New Roman" w:hAnsi="Times New Roman"/>
          <w:sz w:val="24"/>
          <w:szCs w:val="24"/>
          <w:lang w:eastAsia="ru-RU"/>
        </w:rPr>
      </w:pPr>
    </w:p>
    <w:p w14:paraId="23DAE158" w14:textId="77777777" w:rsidR="003D35C5" w:rsidRDefault="003D35C5" w:rsidP="003D35C5">
      <w:pPr>
        <w:ind w:firstLine="567"/>
        <w:rPr>
          <w:ins w:id="149" w:author="Максим Шишкин" w:date="2026-04-20T22:58:00Z" w16du:dateUtc="2026-04-20T19:58:00Z"/>
          <w:rFonts w:ascii="Times New Roman" w:eastAsia="Times New Roman" w:hAnsi="Times New Roman"/>
          <w:sz w:val="24"/>
          <w:szCs w:val="24"/>
          <w:lang w:eastAsia="ru-RU"/>
        </w:rPr>
      </w:pPr>
      <w:ins w:id="150" w:author="Максим Шишкин" w:date="2026-04-20T22:58:00Z" w16du:dateUtc="2026-04-20T19:58:00Z">
        <w:r>
          <w:rPr>
            <w:rFonts w:ascii="Times New Roman" w:eastAsia="Times New Roman" w:hAnsi="Times New Roman"/>
            <w:i/>
            <w:sz w:val="24"/>
            <w:szCs w:val="24"/>
            <w:lang w:eastAsia="ru-RU"/>
          </w:rPr>
          <w:t>Начальник отдела сетевого сопровождения</w:t>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t>__________________/ Якубов А.С.</w:t>
        </w:r>
      </w:ins>
    </w:p>
    <w:p w14:paraId="1F03A64B" w14:textId="77777777" w:rsidR="003D35C5" w:rsidRDefault="003D35C5" w:rsidP="003D35C5">
      <w:pPr>
        <w:ind w:firstLine="567"/>
        <w:rPr>
          <w:ins w:id="151" w:author="Максим Шишкин" w:date="2026-04-20T22:58:00Z" w16du:dateUtc="2026-04-20T19:58:00Z"/>
          <w:rFonts w:ascii="Times New Roman" w:hAnsi="Times New Roman"/>
        </w:rPr>
      </w:pPr>
      <w:ins w:id="152" w:author="Максим Шишкин" w:date="2026-04-20T22:58:00Z" w16du:dateUtc="2026-04-20T19:58:00Z">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Pr>
            <w:rFonts w:ascii="Times New Roman" w:eastAsia="Times New Roman" w:hAnsi="Times New Roman"/>
            <w:sz w:val="24"/>
            <w:szCs w:val="24"/>
            <w:lang w:eastAsia="ru-RU"/>
          </w:rPr>
          <w:tab/>
        </w:r>
        <w:r w:rsidRPr="007110D1">
          <w:rPr>
            <w:rFonts w:ascii="Times New Roman" w:eastAsia="Times New Roman" w:hAnsi="Times New Roman"/>
            <w:sz w:val="24"/>
            <w:szCs w:val="24"/>
            <w:lang w:eastAsia="ru-RU"/>
          </w:rPr>
          <w:t>__.03.2026</w:t>
        </w:r>
      </w:ins>
    </w:p>
    <w:p w14:paraId="4E998760" w14:textId="77777777" w:rsidR="001D41C9" w:rsidRDefault="001D41C9">
      <w:pPr>
        <w:widowControl w:val="0"/>
        <w:spacing w:after="0" w:line="240" w:lineRule="auto"/>
        <w:rPr>
          <w:rFonts w:ascii="Times New Roman" w:hAnsi="Times New Roman"/>
          <w:sz w:val="24"/>
          <w:szCs w:val="24"/>
        </w:rPr>
      </w:pPr>
    </w:p>
    <w:sectPr w:rsidR="001D41C9">
      <w:headerReference w:type="default" r:id="rId13"/>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46064" w14:textId="77777777" w:rsidR="001B5991" w:rsidRDefault="001B5991">
      <w:pPr>
        <w:spacing w:after="0" w:line="240" w:lineRule="auto"/>
      </w:pPr>
      <w:r>
        <w:separator/>
      </w:r>
    </w:p>
  </w:endnote>
  <w:endnote w:type="continuationSeparator" w:id="0">
    <w:p w14:paraId="6DEF50ED" w14:textId="77777777" w:rsidR="001B5991" w:rsidRDefault="001B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FreeSa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036D" w14:textId="77777777" w:rsidR="001B5991" w:rsidRDefault="001B5991">
      <w:pPr>
        <w:spacing w:after="0" w:line="240" w:lineRule="auto"/>
      </w:pPr>
      <w:r>
        <w:separator/>
      </w:r>
    </w:p>
  </w:footnote>
  <w:footnote w:type="continuationSeparator" w:id="0">
    <w:p w14:paraId="48D90541" w14:textId="77777777" w:rsidR="001B5991" w:rsidRDefault="001B5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C4E6" w14:textId="77777777" w:rsidR="001D41C9" w:rsidRDefault="00A9316C">
    <w:pPr>
      <w:pStyle w:val="af3"/>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PAGE   \* MERGEFORMAT</w:instrText>
    </w:r>
    <w:r>
      <w:rPr>
        <w:rFonts w:ascii="Times New Roman" w:hAnsi="Times New Roman"/>
        <w:sz w:val="20"/>
        <w:szCs w:val="20"/>
      </w:rPr>
      <w:fldChar w:fldCharType="separate"/>
    </w:r>
    <w:r w:rsidR="003F179A">
      <w:rPr>
        <w:rFonts w:ascii="Times New Roman" w:hAnsi="Times New Roman"/>
        <w:noProof/>
        <w:sz w:val="20"/>
        <w:szCs w:val="20"/>
      </w:rPr>
      <w:t>15</w:t>
    </w:r>
    <w:r>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026"/>
    <w:multiLevelType w:val="hybridMultilevel"/>
    <w:tmpl w:val="C8FC22D0"/>
    <w:lvl w:ilvl="0" w:tplc="00C4A2F0">
      <w:start w:val="1"/>
      <w:numFmt w:val="bullet"/>
      <w:lvlText w:val=""/>
      <w:lvlJc w:val="left"/>
      <w:pPr>
        <w:ind w:left="720" w:hanging="360"/>
      </w:pPr>
      <w:rPr>
        <w:rFonts w:ascii="Symbol" w:hAnsi="Symbol" w:hint="default"/>
      </w:rPr>
    </w:lvl>
    <w:lvl w:ilvl="1" w:tplc="7A8E155A">
      <w:start w:val="1"/>
      <w:numFmt w:val="bullet"/>
      <w:lvlText w:val="o"/>
      <w:lvlJc w:val="left"/>
      <w:pPr>
        <w:ind w:left="1440" w:hanging="360"/>
      </w:pPr>
      <w:rPr>
        <w:rFonts w:ascii="Courier New" w:hAnsi="Courier New" w:cs="Courier New" w:hint="default"/>
      </w:rPr>
    </w:lvl>
    <w:lvl w:ilvl="2" w:tplc="5EB0159C">
      <w:start w:val="1"/>
      <w:numFmt w:val="bullet"/>
      <w:lvlText w:val=""/>
      <w:lvlJc w:val="left"/>
      <w:pPr>
        <w:ind w:left="2160" w:hanging="360"/>
      </w:pPr>
      <w:rPr>
        <w:rFonts w:ascii="Wingdings" w:hAnsi="Wingdings" w:hint="default"/>
      </w:rPr>
    </w:lvl>
    <w:lvl w:ilvl="3" w:tplc="6C5A468A">
      <w:start w:val="1"/>
      <w:numFmt w:val="bullet"/>
      <w:lvlText w:val=""/>
      <w:lvlJc w:val="left"/>
      <w:pPr>
        <w:ind w:left="2880" w:hanging="360"/>
      </w:pPr>
      <w:rPr>
        <w:rFonts w:ascii="Symbol" w:hAnsi="Symbol" w:hint="default"/>
      </w:rPr>
    </w:lvl>
    <w:lvl w:ilvl="4" w:tplc="7D9E97F2">
      <w:start w:val="1"/>
      <w:numFmt w:val="bullet"/>
      <w:lvlText w:val="o"/>
      <w:lvlJc w:val="left"/>
      <w:pPr>
        <w:ind w:left="3600" w:hanging="360"/>
      </w:pPr>
      <w:rPr>
        <w:rFonts w:ascii="Courier New" w:hAnsi="Courier New" w:cs="Courier New" w:hint="default"/>
      </w:rPr>
    </w:lvl>
    <w:lvl w:ilvl="5" w:tplc="A886C97E">
      <w:start w:val="1"/>
      <w:numFmt w:val="bullet"/>
      <w:lvlText w:val=""/>
      <w:lvlJc w:val="left"/>
      <w:pPr>
        <w:ind w:left="4320" w:hanging="360"/>
      </w:pPr>
      <w:rPr>
        <w:rFonts w:ascii="Wingdings" w:hAnsi="Wingdings" w:hint="default"/>
      </w:rPr>
    </w:lvl>
    <w:lvl w:ilvl="6" w:tplc="755CB05A">
      <w:start w:val="1"/>
      <w:numFmt w:val="bullet"/>
      <w:lvlText w:val=""/>
      <w:lvlJc w:val="left"/>
      <w:pPr>
        <w:ind w:left="5040" w:hanging="360"/>
      </w:pPr>
      <w:rPr>
        <w:rFonts w:ascii="Symbol" w:hAnsi="Symbol" w:hint="default"/>
      </w:rPr>
    </w:lvl>
    <w:lvl w:ilvl="7" w:tplc="F27E76FE">
      <w:start w:val="1"/>
      <w:numFmt w:val="bullet"/>
      <w:lvlText w:val="o"/>
      <w:lvlJc w:val="left"/>
      <w:pPr>
        <w:ind w:left="5760" w:hanging="360"/>
      </w:pPr>
      <w:rPr>
        <w:rFonts w:ascii="Courier New" w:hAnsi="Courier New" w:cs="Courier New" w:hint="default"/>
      </w:rPr>
    </w:lvl>
    <w:lvl w:ilvl="8" w:tplc="6F2C4A1C">
      <w:start w:val="1"/>
      <w:numFmt w:val="bullet"/>
      <w:lvlText w:val=""/>
      <w:lvlJc w:val="left"/>
      <w:pPr>
        <w:ind w:left="6480" w:hanging="360"/>
      </w:pPr>
      <w:rPr>
        <w:rFonts w:ascii="Wingdings" w:hAnsi="Wingdings" w:hint="default"/>
      </w:rPr>
    </w:lvl>
  </w:abstractNum>
  <w:abstractNum w:abstractNumId="1" w15:restartNumberingAfterBreak="0">
    <w:nsid w:val="0B0030E6"/>
    <w:multiLevelType w:val="hybridMultilevel"/>
    <w:tmpl w:val="2C10BF96"/>
    <w:lvl w:ilvl="0" w:tplc="8E0022CA">
      <w:start w:val="1"/>
      <w:numFmt w:val="decimal"/>
      <w:lvlText w:val="%1."/>
      <w:lvlJc w:val="left"/>
      <w:pPr>
        <w:tabs>
          <w:tab w:val="num" w:pos="0"/>
        </w:tabs>
        <w:ind w:left="1065" w:hanging="360"/>
      </w:pPr>
      <w:rPr>
        <w:rFonts w:eastAsia="Times New Roman"/>
        <w:b/>
        <w:color w:val="00000A"/>
        <w:sz w:val="28"/>
      </w:rPr>
    </w:lvl>
    <w:lvl w:ilvl="1" w:tplc="106AFD2C">
      <w:start w:val="1"/>
      <w:numFmt w:val="lowerLetter"/>
      <w:lvlText w:val="%2."/>
      <w:lvlJc w:val="left"/>
      <w:pPr>
        <w:tabs>
          <w:tab w:val="num" w:pos="0"/>
        </w:tabs>
        <w:ind w:left="1785" w:hanging="360"/>
      </w:pPr>
    </w:lvl>
    <w:lvl w:ilvl="2" w:tplc="3AD802F4">
      <w:start w:val="1"/>
      <w:numFmt w:val="lowerRoman"/>
      <w:lvlText w:val="%3."/>
      <w:lvlJc w:val="right"/>
      <w:pPr>
        <w:tabs>
          <w:tab w:val="num" w:pos="0"/>
        </w:tabs>
        <w:ind w:left="2505" w:hanging="180"/>
      </w:pPr>
    </w:lvl>
    <w:lvl w:ilvl="3" w:tplc="8A3E160A">
      <w:start w:val="1"/>
      <w:numFmt w:val="decimal"/>
      <w:lvlText w:val="%4."/>
      <w:lvlJc w:val="left"/>
      <w:pPr>
        <w:tabs>
          <w:tab w:val="num" w:pos="0"/>
        </w:tabs>
        <w:ind w:left="3225" w:hanging="360"/>
      </w:pPr>
    </w:lvl>
    <w:lvl w:ilvl="4" w:tplc="F37EEC5E">
      <w:start w:val="1"/>
      <w:numFmt w:val="lowerLetter"/>
      <w:lvlText w:val="%5."/>
      <w:lvlJc w:val="left"/>
      <w:pPr>
        <w:tabs>
          <w:tab w:val="num" w:pos="0"/>
        </w:tabs>
        <w:ind w:left="3945" w:hanging="360"/>
      </w:pPr>
    </w:lvl>
    <w:lvl w:ilvl="5" w:tplc="94CCCB7E">
      <w:start w:val="1"/>
      <w:numFmt w:val="lowerRoman"/>
      <w:lvlText w:val="%6."/>
      <w:lvlJc w:val="right"/>
      <w:pPr>
        <w:tabs>
          <w:tab w:val="num" w:pos="0"/>
        </w:tabs>
        <w:ind w:left="4665" w:hanging="180"/>
      </w:pPr>
    </w:lvl>
    <w:lvl w:ilvl="6" w:tplc="4C8AC592">
      <w:start w:val="1"/>
      <w:numFmt w:val="decimal"/>
      <w:lvlText w:val="%7."/>
      <w:lvlJc w:val="left"/>
      <w:pPr>
        <w:tabs>
          <w:tab w:val="num" w:pos="0"/>
        </w:tabs>
        <w:ind w:left="5385" w:hanging="360"/>
      </w:pPr>
    </w:lvl>
    <w:lvl w:ilvl="7" w:tplc="F1FCD2D6">
      <w:start w:val="1"/>
      <w:numFmt w:val="lowerLetter"/>
      <w:lvlText w:val="%8."/>
      <w:lvlJc w:val="left"/>
      <w:pPr>
        <w:tabs>
          <w:tab w:val="num" w:pos="0"/>
        </w:tabs>
        <w:ind w:left="6105" w:hanging="360"/>
      </w:pPr>
    </w:lvl>
    <w:lvl w:ilvl="8" w:tplc="11AA1CA4">
      <w:start w:val="1"/>
      <w:numFmt w:val="lowerRoman"/>
      <w:lvlText w:val="%9."/>
      <w:lvlJc w:val="right"/>
      <w:pPr>
        <w:tabs>
          <w:tab w:val="num" w:pos="0"/>
        </w:tabs>
        <w:ind w:left="6825" w:hanging="180"/>
      </w:pPr>
    </w:lvl>
  </w:abstractNum>
  <w:abstractNum w:abstractNumId="2" w15:restartNumberingAfterBreak="0">
    <w:nsid w:val="147D2FDE"/>
    <w:multiLevelType w:val="hybridMultilevel"/>
    <w:tmpl w:val="333A83DC"/>
    <w:lvl w:ilvl="0" w:tplc="FF4A67F8">
      <w:start w:val="1"/>
      <w:numFmt w:val="bullet"/>
      <w:lvlText w:val=""/>
      <w:lvlJc w:val="left"/>
      <w:pPr>
        <w:ind w:left="1429" w:hanging="360"/>
      </w:pPr>
      <w:rPr>
        <w:rFonts w:ascii="Symbol" w:hAnsi="Symbol" w:hint="default"/>
      </w:rPr>
    </w:lvl>
    <w:lvl w:ilvl="1" w:tplc="2688B9AA">
      <w:start w:val="1"/>
      <w:numFmt w:val="bullet"/>
      <w:lvlText w:val="o"/>
      <w:lvlJc w:val="left"/>
      <w:pPr>
        <w:ind w:left="2149" w:hanging="360"/>
      </w:pPr>
      <w:rPr>
        <w:rFonts w:ascii="Courier New" w:hAnsi="Courier New" w:cs="Courier New" w:hint="default"/>
        <w:b w:val="0"/>
      </w:rPr>
    </w:lvl>
    <w:lvl w:ilvl="2" w:tplc="6040D6D0">
      <w:start w:val="1"/>
      <w:numFmt w:val="bullet"/>
      <w:lvlText w:val=""/>
      <w:lvlJc w:val="left"/>
      <w:pPr>
        <w:ind w:left="2869" w:hanging="360"/>
      </w:pPr>
      <w:rPr>
        <w:rFonts w:ascii="Wingdings" w:hAnsi="Wingdings" w:hint="default"/>
      </w:rPr>
    </w:lvl>
    <w:lvl w:ilvl="3" w:tplc="9758890E">
      <w:start w:val="1"/>
      <w:numFmt w:val="bullet"/>
      <w:lvlText w:val=""/>
      <w:lvlJc w:val="left"/>
      <w:pPr>
        <w:ind w:left="3589" w:hanging="360"/>
      </w:pPr>
      <w:rPr>
        <w:rFonts w:ascii="Symbol" w:hAnsi="Symbol" w:hint="default"/>
      </w:rPr>
    </w:lvl>
    <w:lvl w:ilvl="4" w:tplc="851299BC">
      <w:start w:val="1"/>
      <w:numFmt w:val="bullet"/>
      <w:lvlText w:val="o"/>
      <w:lvlJc w:val="left"/>
      <w:pPr>
        <w:ind w:left="4309" w:hanging="360"/>
      </w:pPr>
      <w:rPr>
        <w:rFonts w:ascii="Courier New" w:hAnsi="Courier New" w:cs="Courier New" w:hint="default"/>
      </w:rPr>
    </w:lvl>
    <w:lvl w:ilvl="5" w:tplc="2AC8BAC0">
      <w:start w:val="1"/>
      <w:numFmt w:val="bullet"/>
      <w:lvlText w:val=""/>
      <w:lvlJc w:val="left"/>
      <w:pPr>
        <w:ind w:left="5029" w:hanging="360"/>
      </w:pPr>
      <w:rPr>
        <w:rFonts w:ascii="Wingdings" w:hAnsi="Wingdings" w:hint="default"/>
      </w:rPr>
    </w:lvl>
    <w:lvl w:ilvl="6" w:tplc="D6E470DE">
      <w:start w:val="1"/>
      <w:numFmt w:val="bullet"/>
      <w:lvlText w:val=""/>
      <w:lvlJc w:val="left"/>
      <w:pPr>
        <w:ind w:left="5749" w:hanging="360"/>
      </w:pPr>
      <w:rPr>
        <w:rFonts w:ascii="Symbol" w:hAnsi="Symbol" w:hint="default"/>
      </w:rPr>
    </w:lvl>
    <w:lvl w:ilvl="7" w:tplc="7C66EDEC">
      <w:start w:val="1"/>
      <w:numFmt w:val="bullet"/>
      <w:lvlText w:val="o"/>
      <w:lvlJc w:val="left"/>
      <w:pPr>
        <w:ind w:left="6469" w:hanging="360"/>
      </w:pPr>
      <w:rPr>
        <w:rFonts w:ascii="Courier New" w:hAnsi="Courier New" w:cs="Courier New" w:hint="default"/>
      </w:rPr>
    </w:lvl>
    <w:lvl w:ilvl="8" w:tplc="0DCEE2EE">
      <w:start w:val="1"/>
      <w:numFmt w:val="bullet"/>
      <w:lvlText w:val=""/>
      <w:lvlJc w:val="left"/>
      <w:pPr>
        <w:ind w:left="7189" w:hanging="360"/>
      </w:pPr>
      <w:rPr>
        <w:rFonts w:ascii="Wingdings" w:hAnsi="Wingdings" w:hint="default"/>
      </w:rPr>
    </w:lvl>
  </w:abstractNum>
  <w:abstractNum w:abstractNumId="3" w15:restartNumberingAfterBreak="0">
    <w:nsid w:val="26FA7291"/>
    <w:multiLevelType w:val="hybridMultilevel"/>
    <w:tmpl w:val="FBFA37D4"/>
    <w:lvl w:ilvl="0" w:tplc="1EE6C0AC">
      <w:start w:val="1"/>
      <w:numFmt w:val="decimal"/>
      <w:lvlText w:val="%1."/>
      <w:lvlJc w:val="left"/>
      <w:pPr>
        <w:ind w:left="1211" w:hanging="360"/>
      </w:pPr>
      <w:rPr>
        <w:rFonts w:hint="default"/>
      </w:rPr>
    </w:lvl>
    <w:lvl w:ilvl="1" w:tplc="01FC7C5E">
      <w:start w:val="1"/>
      <w:numFmt w:val="lowerLetter"/>
      <w:lvlText w:val="%2."/>
      <w:lvlJc w:val="left"/>
      <w:pPr>
        <w:ind w:left="1931" w:hanging="360"/>
      </w:pPr>
    </w:lvl>
    <w:lvl w:ilvl="2" w:tplc="7E726002">
      <w:start w:val="1"/>
      <w:numFmt w:val="lowerRoman"/>
      <w:lvlText w:val="%3."/>
      <w:lvlJc w:val="right"/>
      <w:pPr>
        <w:ind w:left="2651" w:hanging="180"/>
      </w:pPr>
    </w:lvl>
    <w:lvl w:ilvl="3" w:tplc="AF9A1B40">
      <w:start w:val="1"/>
      <w:numFmt w:val="decimal"/>
      <w:lvlText w:val="%4."/>
      <w:lvlJc w:val="left"/>
      <w:pPr>
        <w:ind w:left="3371" w:hanging="360"/>
      </w:pPr>
    </w:lvl>
    <w:lvl w:ilvl="4" w:tplc="C15EC1E2">
      <w:start w:val="1"/>
      <w:numFmt w:val="lowerLetter"/>
      <w:lvlText w:val="%5."/>
      <w:lvlJc w:val="left"/>
      <w:pPr>
        <w:ind w:left="4091" w:hanging="360"/>
      </w:pPr>
    </w:lvl>
    <w:lvl w:ilvl="5" w:tplc="8F6C848E">
      <w:start w:val="1"/>
      <w:numFmt w:val="lowerRoman"/>
      <w:lvlText w:val="%6."/>
      <w:lvlJc w:val="right"/>
      <w:pPr>
        <w:ind w:left="4811" w:hanging="180"/>
      </w:pPr>
    </w:lvl>
    <w:lvl w:ilvl="6" w:tplc="D0C6EC06">
      <w:start w:val="1"/>
      <w:numFmt w:val="decimal"/>
      <w:lvlText w:val="%7."/>
      <w:lvlJc w:val="left"/>
      <w:pPr>
        <w:ind w:left="5531" w:hanging="360"/>
      </w:pPr>
    </w:lvl>
    <w:lvl w:ilvl="7" w:tplc="573402DA">
      <w:start w:val="1"/>
      <w:numFmt w:val="lowerLetter"/>
      <w:lvlText w:val="%8."/>
      <w:lvlJc w:val="left"/>
      <w:pPr>
        <w:ind w:left="6251" w:hanging="360"/>
      </w:pPr>
    </w:lvl>
    <w:lvl w:ilvl="8" w:tplc="BA56F500">
      <w:start w:val="1"/>
      <w:numFmt w:val="lowerRoman"/>
      <w:lvlText w:val="%9."/>
      <w:lvlJc w:val="right"/>
      <w:pPr>
        <w:ind w:left="6971" w:hanging="180"/>
      </w:pPr>
    </w:lvl>
  </w:abstractNum>
  <w:abstractNum w:abstractNumId="4" w15:restartNumberingAfterBreak="0">
    <w:nsid w:val="29485F0B"/>
    <w:multiLevelType w:val="hybridMultilevel"/>
    <w:tmpl w:val="F03495A0"/>
    <w:lvl w:ilvl="0" w:tplc="933CDAC4">
      <w:start w:val="1"/>
      <w:numFmt w:val="bullet"/>
      <w:lvlText w:val=""/>
      <w:lvlJc w:val="left"/>
      <w:pPr>
        <w:ind w:left="2869" w:hanging="360"/>
      </w:pPr>
      <w:rPr>
        <w:rFonts w:ascii="Symbol" w:hAnsi="Symbol" w:hint="default"/>
      </w:rPr>
    </w:lvl>
    <w:lvl w:ilvl="1" w:tplc="1362E102">
      <w:start w:val="1"/>
      <w:numFmt w:val="bullet"/>
      <w:lvlText w:val="o"/>
      <w:lvlJc w:val="left"/>
      <w:pPr>
        <w:ind w:left="3589" w:hanging="360"/>
      </w:pPr>
      <w:rPr>
        <w:rFonts w:ascii="Courier New" w:hAnsi="Courier New" w:cs="Courier New" w:hint="default"/>
      </w:rPr>
    </w:lvl>
    <w:lvl w:ilvl="2" w:tplc="85F0D856">
      <w:start w:val="1"/>
      <w:numFmt w:val="bullet"/>
      <w:lvlText w:val=""/>
      <w:lvlJc w:val="left"/>
      <w:pPr>
        <w:ind w:left="4309" w:hanging="360"/>
      </w:pPr>
      <w:rPr>
        <w:rFonts w:ascii="Wingdings" w:hAnsi="Wingdings" w:hint="default"/>
      </w:rPr>
    </w:lvl>
    <w:lvl w:ilvl="3" w:tplc="E81630DA">
      <w:start w:val="1"/>
      <w:numFmt w:val="bullet"/>
      <w:lvlText w:val=""/>
      <w:lvlJc w:val="left"/>
      <w:pPr>
        <w:ind w:left="5029" w:hanging="360"/>
      </w:pPr>
      <w:rPr>
        <w:rFonts w:ascii="Symbol" w:hAnsi="Symbol" w:hint="default"/>
      </w:rPr>
    </w:lvl>
    <w:lvl w:ilvl="4" w:tplc="870EC49E">
      <w:start w:val="1"/>
      <w:numFmt w:val="bullet"/>
      <w:lvlText w:val="o"/>
      <w:lvlJc w:val="left"/>
      <w:pPr>
        <w:ind w:left="5749" w:hanging="360"/>
      </w:pPr>
      <w:rPr>
        <w:rFonts w:ascii="Courier New" w:hAnsi="Courier New" w:cs="Courier New" w:hint="default"/>
      </w:rPr>
    </w:lvl>
    <w:lvl w:ilvl="5" w:tplc="6F54481E">
      <w:start w:val="1"/>
      <w:numFmt w:val="bullet"/>
      <w:lvlText w:val=""/>
      <w:lvlJc w:val="left"/>
      <w:pPr>
        <w:ind w:left="6469" w:hanging="360"/>
      </w:pPr>
      <w:rPr>
        <w:rFonts w:ascii="Wingdings" w:hAnsi="Wingdings" w:hint="default"/>
      </w:rPr>
    </w:lvl>
    <w:lvl w:ilvl="6" w:tplc="F4F62208">
      <w:start w:val="1"/>
      <w:numFmt w:val="bullet"/>
      <w:lvlText w:val=""/>
      <w:lvlJc w:val="left"/>
      <w:pPr>
        <w:ind w:left="7189" w:hanging="360"/>
      </w:pPr>
      <w:rPr>
        <w:rFonts w:ascii="Symbol" w:hAnsi="Symbol" w:hint="default"/>
      </w:rPr>
    </w:lvl>
    <w:lvl w:ilvl="7" w:tplc="F01C16AE">
      <w:start w:val="1"/>
      <w:numFmt w:val="bullet"/>
      <w:lvlText w:val="o"/>
      <w:lvlJc w:val="left"/>
      <w:pPr>
        <w:ind w:left="7909" w:hanging="360"/>
      </w:pPr>
      <w:rPr>
        <w:rFonts w:ascii="Courier New" w:hAnsi="Courier New" w:cs="Courier New" w:hint="default"/>
      </w:rPr>
    </w:lvl>
    <w:lvl w:ilvl="8" w:tplc="4EDA814A">
      <w:start w:val="1"/>
      <w:numFmt w:val="bullet"/>
      <w:lvlText w:val=""/>
      <w:lvlJc w:val="left"/>
      <w:pPr>
        <w:ind w:left="8629" w:hanging="360"/>
      </w:pPr>
      <w:rPr>
        <w:rFonts w:ascii="Wingdings" w:hAnsi="Wingdings" w:hint="default"/>
      </w:rPr>
    </w:lvl>
  </w:abstractNum>
  <w:abstractNum w:abstractNumId="5" w15:restartNumberingAfterBreak="0">
    <w:nsid w:val="38BB121A"/>
    <w:multiLevelType w:val="multilevel"/>
    <w:tmpl w:val="9B4A0A7A"/>
    <w:lvl w:ilvl="0">
      <w:start w:val="1"/>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673B63"/>
    <w:multiLevelType w:val="hybridMultilevel"/>
    <w:tmpl w:val="F1888388"/>
    <w:lvl w:ilvl="0" w:tplc="9D46FCFE">
      <w:start w:val="1"/>
      <w:numFmt w:val="decimal"/>
      <w:lvlText w:val="%1."/>
      <w:lvlJc w:val="left"/>
      <w:pPr>
        <w:ind w:left="360" w:hanging="360"/>
      </w:pPr>
      <w:rPr>
        <w:b w:val="0"/>
      </w:rPr>
    </w:lvl>
    <w:lvl w:ilvl="1" w:tplc="4588F226">
      <w:start w:val="1"/>
      <w:numFmt w:val="lowerLetter"/>
      <w:lvlText w:val="%2."/>
      <w:lvlJc w:val="left"/>
      <w:pPr>
        <w:ind w:left="1440" w:hanging="360"/>
      </w:pPr>
    </w:lvl>
    <w:lvl w:ilvl="2" w:tplc="215ACA2A">
      <w:start w:val="1"/>
      <w:numFmt w:val="lowerRoman"/>
      <w:lvlText w:val="%3."/>
      <w:lvlJc w:val="right"/>
      <w:pPr>
        <w:ind w:left="2160" w:hanging="180"/>
      </w:pPr>
    </w:lvl>
    <w:lvl w:ilvl="3" w:tplc="697AE584">
      <w:start w:val="1"/>
      <w:numFmt w:val="decimal"/>
      <w:lvlText w:val="%4."/>
      <w:lvlJc w:val="left"/>
      <w:pPr>
        <w:ind w:left="2880" w:hanging="360"/>
      </w:pPr>
    </w:lvl>
    <w:lvl w:ilvl="4" w:tplc="82A0BBBA">
      <w:start w:val="1"/>
      <w:numFmt w:val="lowerLetter"/>
      <w:lvlText w:val="%5."/>
      <w:lvlJc w:val="left"/>
      <w:pPr>
        <w:ind w:left="3600" w:hanging="360"/>
      </w:pPr>
    </w:lvl>
    <w:lvl w:ilvl="5" w:tplc="85BE5684">
      <w:start w:val="1"/>
      <w:numFmt w:val="lowerRoman"/>
      <w:lvlText w:val="%6."/>
      <w:lvlJc w:val="right"/>
      <w:pPr>
        <w:ind w:left="4320" w:hanging="180"/>
      </w:pPr>
    </w:lvl>
    <w:lvl w:ilvl="6" w:tplc="926A8B3C">
      <w:start w:val="1"/>
      <w:numFmt w:val="decimal"/>
      <w:lvlText w:val="%7."/>
      <w:lvlJc w:val="left"/>
      <w:pPr>
        <w:ind w:left="5040" w:hanging="360"/>
      </w:pPr>
    </w:lvl>
    <w:lvl w:ilvl="7" w:tplc="24961350">
      <w:start w:val="1"/>
      <w:numFmt w:val="lowerLetter"/>
      <w:lvlText w:val="%8."/>
      <w:lvlJc w:val="left"/>
      <w:pPr>
        <w:ind w:left="5760" w:hanging="360"/>
      </w:pPr>
    </w:lvl>
    <w:lvl w:ilvl="8" w:tplc="2FE486BE">
      <w:start w:val="1"/>
      <w:numFmt w:val="lowerRoman"/>
      <w:lvlText w:val="%9."/>
      <w:lvlJc w:val="right"/>
      <w:pPr>
        <w:ind w:left="6480" w:hanging="180"/>
      </w:pPr>
    </w:lvl>
  </w:abstractNum>
  <w:abstractNum w:abstractNumId="7" w15:restartNumberingAfterBreak="0">
    <w:nsid w:val="49447682"/>
    <w:multiLevelType w:val="multilevel"/>
    <w:tmpl w:val="47947A10"/>
    <w:lvl w:ilvl="0">
      <w:start w:val="1"/>
      <w:numFmt w:val="decimal"/>
      <w:lvlText w:val="%1."/>
      <w:lvlJc w:val="left"/>
      <w:pPr>
        <w:tabs>
          <w:tab w:val="num" w:pos="0"/>
        </w:tabs>
        <w:ind w:left="995" w:hanging="360"/>
      </w:pPr>
      <w:rPr>
        <w:rFonts w:eastAsia="Times New Roman"/>
      </w:rPr>
    </w:lvl>
    <w:lvl w:ilvl="1">
      <w:start w:val="1"/>
      <w:numFmt w:val="decimal"/>
      <w:lvlText w:val="%1.%2."/>
      <w:lvlJc w:val="left"/>
      <w:pPr>
        <w:tabs>
          <w:tab w:val="num" w:pos="0"/>
        </w:tabs>
        <w:ind w:left="928" w:hanging="360"/>
      </w:pPr>
      <w:rPr>
        <w:b/>
        <w:sz w:val="24"/>
        <w:szCs w:val="24"/>
      </w:rPr>
    </w:lvl>
    <w:lvl w:ilvl="2">
      <w:start w:val="1"/>
      <w:numFmt w:val="bullet"/>
      <w:lvlText w:val=""/>
      <w:lvlJc w:val="left"/>
      <w:pPr>
        <w:tabs>
          <w:tab w:val="num" w:pos="0"/>
        </w:tabs>
        <w:ind w:left="2075" w:hanging="720"/>
      </w:pPr>
      <w:rPr>
        <w:rFonts w:ascii="Wingdings" w:hAnsi="Wingdings" w:cs="Wingdings" w:hint="default"/>
      </w:rPr>
    </w:lvl>
    <w:lvl w:ilvl="3">
      <w:start w:val="1"/>
      <w:numFmt w:val="decimal"/>
      <w:lvlText w:val="%1.%2.%3.%4."/>
      <w:lvlJc w:val="left"/>
      <w:pPr>
        <w:tabs>
          <w:tab w:val="num" w:pos="0"/>
        </w:tabs>
        <w:ind w:left="2435" w:hanging="720"/>
      </w:pPr>
      <w:rPr>
        <w:b w:val="0"/>
      </w:rPr>
    </w:lvl>
    <w:lvl w:ilvl="4">
      <w:start w:val="1"/>
      <w:numFmt w:val="decimal"/>
      <w:lvlText w:val="%1.%2.%3.%4.%5."/>
      <w:lvlJc w:val="left"/>
      <w:pPr>
        <w:tabs>
          <w:tab w:val="num" w:pos="0"/>
        </w:tabs>
        <w:ind w:left="3155" w:hanging="1080"/>
      </w:pPr>
    </w:lvl>
    <w:lvl w:ilvl="5">
      <w:start w:val="1"/>
      <w:numFmt w:val="decimal"/>
      <w:lvlText w:val="%1.%2.%3.%4.%5.%6."/>
      <w:lvlJc w:val="left"/>
      <w:pPr>
        <w:tabs>
          <w:tab w:val="num" w:pos="0"/>
        </w:tabs>
        <w:ind w:left="3515" w:hanging="1080"/>
      </w:pPr>
    </w:lvl>
    <w:lvl w:ilvl="6">
      <w:start w:val="1"/>
      <w:numFmt w:val="decimal"/>
      <w:lvlText w:val="%1.%2.%3.%4.%5.%6.%7."/>
      <w:lvlJc w:val="left"/>
      <w:pPr>
        <w:tabs>
          <w:tab w:val="num" w:pos="0"/>
        </w:tabs>
        <w:ind w:left="4235" w:hanging="1440"/>
      </w:pPr>
    </w:lvl>
    <w:lvl w:ilvl="7">
      <w:start w:val="1"/>
      <w:numFmt w:val="decimal"/>
      <w:lvlText w:val="%1.%2.%3.%4.%5.%6.%7.%8."/>
      <w:lvlJc w:val="left"/>
      <w:pPr>
        <w:tabs>
          <w:tab w:val="num" w:pos="0"/>
        </w:tabs>
        <w:ind w:left="4595" w:hanging="1440"/>
      </w:pPr>
    </w:lvl>
    <w:lvl w:ilvl="8">
      <w:start w:val="1"/>
      <w:numFmt w:val="decimal"/>
      <w:lvlText w:val="%1.%2.%3.%4.%5.%6.%7.%8.%9."/>
      <w:lvlJc w:val="left"/>
      <w:pPr>
        <w:tabs>
          <w:tab w:val="num" w:pos="0"/>
        </w:tabs>
        <w:ind w:left="5315" w:hanging="1800"/>
      </w:pPr>
    </w:lvl>
  </w:abstractNum>
  <w:abstractNum w:abstractNumId="8" w15:restartNumberingAfterBreak="0">
    <w:nsid w:val="57AA6BE8"/>
    <w:multiLevelType w:val="hybridMultilevel"/>
    <w:tmpl w:val="F844D698"/>
    <w:lvl w:ilvl="0" w:tplc="0B307E18">
      <w:start w:val="1"/>
      <w:numFmt w:val="bullet"/>
      <w:lvlText w:val=""/>
      <w:lvlJc w:val="left"/>
      <w:pPr>
        <w:tabs>
          <w:tab w:val="num" w:pos="0"/>
        </w:tabs>
        <w:ind w:left="1429" w:hanging="360"/>
      </w:pPr>
      <w:rPr>
        <w:rFonts w:ascii="Symbol" w:hAnsi="Symbol" w:hint="default"/>
      </w:rPr>
    </w:lvl>
    <w:lvl w:ilvl="1" w:tplc="F36AB4AE">
      <w:start w:val="1"/>
      <w:numFmt w:val="bullet"/>
      <w:lvlText w:val="o"/>
      <w:lvlJc w:val="left"/>
      <w:pPr>
        <w:tabs>
          <w:tab w:val="num" w:pos="0"/>
        </w:tabs>
        <w:ind w:left="2149" w:hanging="360"/>
      </w:pPr>
      <w:rPr>
        <w:rFonts w:ascii="Courier New" w:hAnsi="Courier New" w:cs="Courier New" w:hint="default"/>
      </w:rPr>
    </w:lvl>
    <w:lvl w:ilvl="2" w:tplc="1E4CC93C">
      <w:start w:val="1"/>
      <w:numFmt w:val="bullet"/>
      <w:lvlText w:val=""/>
      <w:lvlJc w:val="left"/>
      <w:pPr>
        <w:tabs>
          <w:tab w:val="num" w:pos="0"/>
        </w:tabs>
        <w:ind w:left="2869" w:hanging="360"/>
      </w:pPr>
      <w:rPr>
        <w:rFonts w:ascii="Wingdings" w:hAnsi="Wingdings" w:cs="Wingdings" w:hint="default"/>
      </w:rPr>
    </w:lvl>
    <w:lvl w:ilvl="3" w:tplc="A19443EA">
      <w:start w:val="1"/>
      <w:numFmt w:val="bullet"/>
      <w:lvlText w:val=""/>
      <w:lvlJc w:val="left"/>
      <w:pPr>
        <w:tabs>
          <w:tab w:val="num" w:pos="0"/>
        </w:tabs>
        <w:ind w:left="3589" w:hanging="360"/>
      </w:pPr>
      <w:rPr>
        <w:rFonts w:ascii="Symbol" w:hAnsi="Symbol" w:cs="Symbol" w:hint="default"/>
      </w:rPr>
    </w:lvl>
    <w:lvl w:ilvl="4" w:tplc="B316DD44">
      <w:start w:val="1"/>
      <w:numFmt w:val="bullet"/>
      <w:lvlText w:val="o"/>
      <w:lvlJc w:val="left"/>
      <w:pPr>
        <w:tabs>
          <w:tab w:val="num" w:pos="0"/>
        </w:tabs>
        <w:ind w:left="4309" w:hanging="360"/>
      </w:pPr>
      <w:rPr>
        <w:rFonts w:ascii="Courier New" w:hAnsi="Courier New" w:cs="Courier New" w:hint="default"/>
      </w:rPr>
    </w:lvl>
    <w:lvl w:ilvl="5" w:tplc="301043D8">
      <w:start w:val="1"/>
      <w:numFmt w:val="bullet"/>
      <w:lvlText w:val=""/>
      <w:lvlJc w:val="left"/>
      <w:pPr>
        <w:tabs>
          <w:tab w:val="num" w:pos="0"/>
        </w:tabs>
        <w:ind w:left="5029" w:hanging="360"/>
      </w:pPr>
      <w:rPr>
        <w:rFonts w:ascii="Wingdings" w:hAnsi="Wingdings" w:cs="Wingdings" w:hint="default"/>
      </w:rPr>
    </w:lvl>
    <w:lvl w:ilvl="6" w:tplc="207EDFE8">
      <w:start w:val="1"/>
      <w:numFmt w:val="bullet"/>
      <w:lvlText w:val=""/>
      <w:lvlJc w:val="left"/>
      <w:pPr>
        <w:tabs>
          <w:tab w:val="num" w:pos="0"/>
        </w:tabs>
        <w:ind w:left="5749" w:hanging="360"/>
      </w:pPr>
      <w:rPr>
        <w:rFonts w:ascii="Symbol" w:hAnsi="Symbol" w:cs="Symbol" w:hint="default"/>
      </w:rPr>
    </w:lvl>
    <w:lvl w:ilvl="7" w:tplc="45E036FE">
      <w:start w:val="1"/>
      <w:numFmt w:val="bullet"/>
      <w:lvlText w:val="o"/>
      <w:lvlJc w:val="left"/>
      <w:pPr>
        <w:tabs>
          <w:tab w:val="num" w:pos="0"/>
        </w:tabs>
        <w:ind w:left="6469" w:hanging="360"/>
      </w:pPr>
      <w:rPr>
        <w:rFonts w:ascii="Courier New" w:hAnsi="Courier New" w:cs="Courier New" w:hint="default"/>
      </w:rPr>
    </w:lvl>
    <w:lvl w:ilvl="8" w:tplc="25AA719E">
      <w:start w:val="1"/>
      <w:numFmt w:val="bullet"/>
      <w:lvlText w:val=""/>
      <w:lvlJc w:val="left"/>
      <w:pPr>
        <w:tabs>
          <w:tab w:val="num" w:pos="0"/>
        </w:tabs>
        <w:ind w:left="7189" w:hanging="360"/>
      </w:pPr>
      <w:rPr>
        <w:rFonts w:ascii="Wingdings" w:hAnsi="Wingdings" w:cs="Wingdings" w:hint="default"/>
      </w:rPr>
    </w:lvl>
  </w:abstractNum>
  <w:abstractNum w:abstractNumId="9" w15:restartNumberingAfterBreak="0">
    <w:nsid w:val="5CD06400"/>
    <w:multiLevelType w:val="hybridMultilevel"/>
    <w:tmpl w:val="2604C2DC"/>
    <w:lvl w:ilvl="0" w:tplc="EA2076A8">
      <w:start w:val="1"/>
      <w:numFmt w:val="decimal"/>
      <w:lvlText w:val="%1."/>
      <w:lvlJc w:val="left"/>
      <w:pPr>
        <w:ind w:left="720" w:hanging="360"/>
      </w:pPr>
    </w:lvl>
    <w:lvl w:ilvl="1" w:tplc="8E4EF044">
      <w:start w:val="1"/>
      <w:numFmt w:val="lowerLetter"/>
      <w:lvlText w:val="%2."/>
      <w:lvlJc w:val="left"/>
      <w:pPr>
        <w:ind w:left="1440" w:hanging="360"/>
      </w:pPr>
    </w:lvl>
    <w:lvl w:ilvl="2" w:tplc="26AE48C6">
      <w:start w:val="1"/>
      <w:numFmt w:val="lowerRoman"/>
      <w:lvlText w:val="%3."/>
      <w:lvlJc w:val="right"/>
      <w:pPr>
        <w:ind w:left="2160" w:hanging="180"/>
      </w:pPr>
    </w:lvl>
    <w:lvl w:ilvl="3" w:tplc="35D0E3FC">
      <w:start w:val="1"/>
      <w:numFmt w:val="decimal"/>
      <w:lvlText w:val="%4."/>
      <w:lvlJc w:val="left"/>
      <w:pPr>
        <w:ind w:left="2880" w:hanging="360"/>
      </w:pPr>
    </w:lvl>
    <w:lvl w:ilvl="4" w:tplc="FA02D93C">
      <w:start w:val="1"/>
      <w:numFmt w:val="lowerLetter"/>
      <w:lvlText w:val="%5."/>
      <w:lvlJc w:val="left"/>
      <w:pPr>
        <w:ind w:left="3600" w:hanging="360"/>
      </w:pPr>
    </w:lvl>
    <w:lvl w:ilvl="5" w:tplc="5A3048C8">
      <w:start w:val="1"/>
      <w:numFmt w:val="lowerRoman"/>
      <w:lvlText w:val="%6."/>
      <w:lvlJc w:val="right"/>
      <w:pPr>
        <w:ind w:left="4320" w:hanging="180"/>
      </w:pPr>
    </w:lvl>
    <w:lvl w:ilvl="6" w:tplc="A8C61DC0">
      <w:start w:val="1"/>
      <w:numFmt w:val="decimal"/>
      <w:lvlText w:val="%7."/>
      <w:lvlJc w:val="left"/>
      <w:pPr>
        <w:ind w:left="5040" w:hanging="360"/>
      </w:pPr>
    </w:lvl>
    <w:lvl w:ilvl="7" w:tplc="B100E558">
      <w:start w:val="1"/>
      <w:numFmt w:val="lowerLetter"/>
      <w:lvlText w:val="%8."/>
      <w:lvlJc w:val="left"/>
      <w:pPr>
        <w:ind w:left="5760" w:hanging="360"/>
      </w:pPr>
    </w:lvl>
    <w:lvl w:ilvl="8" w:tplc="F174A6C6">
      <w:start w:val="1"/>
      <w:numFmt w:val="lowerRoman"/>
      <w:lvlText w:val="%9."/>
      <w:lvlJc w:val="right"/>
      <w:pPr>
        <w:ind w:left="6480" w:hanging="180"/>
      </w:pPr>
    </w:lvl>
  </w:abstractNum>
  <w:abstractNum w:abstractNumId="10" w15:restartNumberingAfterBreak="0">
    <w:nsid w:val="73501138"/>
    <w:multiLevelType w:val="hybridMultilevel"/>
    <w:tmpl w:val="65169290"/>
    <w:lvl w:ilvl="0" w:tplc="47609CAA">
      <w:start w:val="1"/>
      <w:numFmt w:val="bullet"/>
      <w:lvlText w:val=""/>
      <w:lvlJc w:val="left"/>
      <w:pPr>
        <w:ind w:left="1788" w:hanging="360"/>
      </w:pPr>
      <w:rPr>
        <w:rFonts w:ascii="Symbol" w:eastAsia="Times New Roman" w:hAnsi="Symbol" w:cs="Times New Roman" w:hint="default"/>
      </w:rPr>
    </w:lvl>
    <w:lvl w:ilvl="1" w:tplc="9A7E7D78">
      <w:start w:val="1"/>
      <w:numFmt w:val="bullet"/>
      <w:lvlText w:val="o"/>
      <w:lvlJc w:val="left"/>
      <w:pPr>
        <w:ind w:left="2508" w:hanging="360"/>
      </w:pPr>
      <w:rPr>
        <w:rFonts w:ascii="Courier New" w:hAnsi="Courier New" w:cs="Courier New" w:hint="default"/>
      </w:rPr>
    </w:lvl>
    <w:lvl w:ilvl="2" w:tplc="E43088DA">
      <w:start w:val="1"/>
      <w:numFmt w:val="bullet"/>
      <w:lvlText w:val=""/>
      <w:lvlJc w:val="left"/>
      <w:pPr>
        <w:ind w:left="3228" w:hanging="360"/>
      </w:pPr>
      <w:rPr>
        <w:rFonts w:ascii="Wingdings" w:hAnsi="Wingdings" w:hint="default"/>
      </w:rPr>
    </w:lvl>
    <w:lvl w:ilvl="3" w:tplc="B76E91A6">
      <w:start w:val="1"/>
      <w:numFmt w:val="bullet"/>
      <w:lvlText w:val=""/>
      <w:lvlJc w:val="left"/>
      <w:pPr>
        <w:ind w:left="3948" w:hanging="360"/>
      </w:pPr>
      <w:rPr>
        <w:rFonts w:ascii="Symbol" w:hAnsi="Symbol" w:hint="default"/>
      </w:rPr>
    </w:lvl>
    <w:lvl w:ilvl="4" w:tplc="360604AE">
      <w:start w:val="1"/>
      <w:numFmt w:val="bullet"/>
      <w:lvlText w:val="o"/>
      <w:lvlJc w:val="left"/>
      <w:pPr>
        <w:ind w:left="4668" w:hanging="360"/>
      </w:pPr>
      <w:rPr>
        <w:rFonts w:ascii="Courier New" w:hAnsi="Courier New" w:cs="Courier New" w:hint="default"/>
      </w:rPr>
    </w:lvl>
    <w:lvl w:ilvl="5" w:tplc="C5E46FDA">
      <w:start w:val="1"/>
      <w:numFmt w:val="bullet"/>
      <w:lvlText w:val=""/>
      <w:lvlJc w:val="left"/>
      <w:pPr>
        <w:ind w:left="5388" w:hanging="360"/>
      </w:pPr>
      <w:rPr>
        <w:rFonts w:ascii="Wingdings" w:hAnsi="Wingdings" w:hint="default"/>
      </w:rPr>
    </w:lvl>
    <w:lvl w:ilvl="6" w:tplc="65304948">
      <w:start w:val="1"/>
      <w:numFmt w:val="bullet"/>
      <w:lvlText w:val=""/>
      <w:lvlJc w:val="left"/>
      <w:pPr>
        <w:ind w:left="6108" w:hanging="360"/>
      </w:pPr>
      <w:rPr>
        <w:rFonts w:ascii="Symbol" w:hAnsi="Symbol" w:hint="default"/>
      </w:rPr>
    </w:lvl>
    <w:lvl w:ilvl="7" w:tplc="B440A9DC">
      <w:start w:val="1"/>
      <w:numFmt w:val="bullet"/>
      <w:lvlText w:val="o"/>
      <w:lvlJc w:val="left"/>
      <w:pPr>
        <w:ind w:left="6828" w:hanging="360"/>
      </w:pPr>
      <w:rPr>
        <w:rFonts w:ascii="Courier New" w:hAnsi="Courier New" w:cs="Courier New" w:hint="default"/>
      </w:rPr>
    </w:lvl>
    <w:lvl w:ilvl="8" w:tplc="EC66A49A">
      <w:start w:val="1"/>
      <w:numFmt w:val="bullet"/>
      <w:lvlText w:val=""/>
      <w:lvlJc w:val="left"/>
      <w:pPr>
        <w:ind w:left="7548" w:hanging="360"/>
      </w:pPr>
      <w:rPr>
        <w:rFonts w:ascii="Wingdings" w:hAnsi="Wingdings" w:hint="default"/>
      </w:rPr>
    </w:lvl>
  </w:abstractNum>
  <w:num w:numId="1" w16cid:durableId="139615920">
    <w:abstractNumId w:val="6"/>
  </w:num>
  <w:num w:numId="2" w16cid:durableId="1235509495">
    <w:abstractNumId w:val="3"/>
  </w:num>
  <w:num w:numId="3" w16cid:durableId="1257595204">
    <w:abstractNumId w:val="9"/>
  </w:num>
  <w:num w:numId="4" w16cid:durableId="1279488675">
    <w:abstractNumId w:val="7"/>
  </w:num>
  <w:num w:numId="5" w16cid:durableId="992367786">
    <w:abstractNumId w:val="2"/>
  </w:num>
  <w:num w:numId="6" w16cid:durableId="1737582601">
    <w:abstractNumId w:val="8"/>
  </w:num>
  <w:num w:numId="7" w16cid:durableId="1420253947">
    <w:abstractNumId w:val="10"/>
  </w:num>
  <w:num w:numId="8" w16cid:durableId="50621567">
    <w:abstractNumId w:val="5"/>
  </w:num>
  <w:num w:numId="9" w16cid:durableId="395592889">
    <w:abstractNumId w:val="0"/>
  </w:num>
  <w:num w:numId="10" w16cid:durableId="1121997853">
    <w:abstractNumId w:val="4"/>
  </w:num>
  <w:num w:numId="11" w16cid:durableId="7658848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Максим Шишкин">
    <w15:presenceInfo w15:providerId="Windows Live" w15:userId="610fc23793f6f5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1C9"/>
    <w:rsid w:val="00150FC5"/>
    <w:rsid w:val="00165B41"/>
    <w:rsid w:val="001B29DE"/>
    <w:rsid w:val="001B5991"/>
    <w:rsid w:val="001D41C9"/>
    <w:rsid w:val="003319E8"/>
    <w:rsid w:val="003D35C5"/>
    <w:rsid w:val="003F179A"/>
    <w:rsid w:val="00554A5B"/>
    <w:rsid w:val="00764E70"/>
    <w:rsid w:val="0096010B"/>
    <w:rsid w:val="009E2E83"/>
    <w:rsid w:val="00A9316C"/>
    <w:rsid w:val="00AF2A5C"/>
    <w:rsid w:val="00B97CB0"/>
    <w:rsid w:val="00D8706F"/>
    <w:rsid w:val="00DB74C8"/>
    <w:rsid w:val="00EB0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2CF2"/>
  <w15:docId w15:val="{193C2EFF-8D64-4748-9C4A-6716A691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Times New Roman"/>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uiPriority w:val="99"/>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rPr>
      <w:sz w:val="24"/>
      <w:szCs w:val="24"/>
    </w:r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paragraph" w:styleId="a9">
    <w:name w:val="footer"/>
    <w:basedOn w:val="a"/>
    <w:link w:val="aa"/>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b">
    <w:name w:val="caption"/>
    <w:basedOn w:val="a"/>
    <w:next w:val="a"/>
    <w:uiPriority w:val="35"/>
    <w:semiHidden/>
    <w:unhideWhenUsed/>
    <w:qFormat/>
    <w:pPr>
      <w:spacing w:line="276" w:lineRule="auto"/>
    </w:pPr>
    <w:rPr>
      <w:b/>
      <w:bCs/>
      <w:color w:val="5B9BD5" w:themeColor="accent1"/>
      <w:sz w:val="18"/>
      <w:szCs w:val="18"/>
    </w:rPr>
  </w:style>
  <w:style w:type="character" w:customStyle="1" w:styleId="aa">
    <w:name w:val="Нижний колонтитул Знак"/>
    <w:link w:val="a9"/>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c">
    <w:name w:val="endnote text"/>
    <w:basedOn w:val="a"/>
    <w:link w:val="ad"/>
    <w:uiPriority w:val="99"/>
    <w:semiHidden/>
    <w:unhideWhenUsed/>
    <w:pPr>
      <w:spacing w:after="0" w:line="240" w:lineRule="auto"/>
    </w:pPr>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
    <w:name w:val="TOC Heading"/>
    <w:uiPriority w:val="39"/>
    <w:unhideWhenUsed/>
  </w:style>
  <w:style w:type="paragraph" w:styleId="af0">
    <w:name w:val="table of figures"/>
    <w:basedOn w:val="a"/>
    <w:next w:val="a"/>
    <w:uiPriority w:val="99"/>
    <w:unhideWhenUsed/>
    <w:pPr>
      <w:spacing w:after="0"/>
    </w:pPr>
  </w:style>
  <w:style w:type="paragraph" w:customStyle="1" w:styleId="ConsPlusNormal">
    <w:name w:val="ConsPlusNormal"/>
    <w:pPr>
      <w:widowControl w:val="0"/>
      <w:spacing w:after="0" w:line="240" w:lineRule="auto"/>
    </w:pPr>
    <w:rPr>
      <w:rFonts w:ascii="Calibri" w:eastAsia="Times New Roman" w:hAnsi="Calibri" w:cs="Calibri"/>
      <w:szCs w:val="20"/>
      <w:lang w:eastAsia="ru-RU"/>
    </w:rPr>
  </w:style>
  <w:style w:type="paragraph" w:customStyle="1" w:styleId="paragraph">
    <w:name w:val="paragraph"/>
    <w:basedOn w:val="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style>
  <w:style w:type="character" w:customStyle="1" w:styleId="eop">
    <w:name w:val="eop"/>
  </w:style>
  <w:style w:type="character" w:customStyle="1" w:styleId="contextualspellingandgrammarerror">
    <w:name w:val="contextualspellingandgrammarerror"/>
  </w:style>
  <w:style w:type="character" w:styleId="af1">
    <w:name w:val="Hyperlink"/>
    <w:rPr>
      <w:color w:val="000080"/>
      <w:u w:val="single"/>
    </w:rPr>
  </w:style>
  <w:style w:type="paragraph" w:customStyle="1" w:styleId="ConsNonformat">
    <w:name w:val="ConsNonformat"/>
    <w:uiPriority w:val="99"/>
    <w:pPr>
      <w:widowControl w:val="0"/>
      <w:spacing w:after="0" w:line="240" w:lineRule="auto"/>
    </w:pPr>
    <w:rPr>
      <w:rFonts w:ascii="Courier New" w:eastAsia="Times New Roman" w:hAnsi="Courier New" w:cs="Times New Roman"/>
      <w:sz w:val="26"/>
      <w:szCs w:val="20"/>
      <w:lang w:eastAsia="ru-RU"/>
    </w:rPr>
  </w:style>
  <w:style w:type="character" w:customStyle="1" w:styleId="13">
    <w:name w:val="Основной шрифт абзаца1"/>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ar-SA"/>
    </w:rPr>
  </w:style>
  <w:style w:type="paragraph" w:styleId="af2">
    <w:name w:val="List Paragraph"/>
    <w:basedOn w:val="a"/>
    <w:uiPriority w:val="34"/>
    <w:qFormat/>
    <w:pPr>
      <w:spacing w:after="200" w:line="276" w:lineRule="auto"/>
      <w:ind w:left="720"/>
      <w:contextualSpacing/>
    </w:pPr>
    <w:rPr>
      <w:lang w:eastAsia="ar-SA"/>
    </w:rPr>
  </w:style>
  <w:style w:type="character" w:customStyle="1" w:styleId="e24kjd">
    <w:name w:val="e24kjd"/>
    <w:basedOn w:val="a0"/>
  </w:style>
  <w:style w:type="paragraph" w:styleId="af3">
    <w:name w:val="header"/>
    <w:basedOn w:val="a"/>
    <w:link w:val="af4"/>
    <w:uiPriority w:val="99"/>
    <w:unhideWhenUsed/>
    <w:pPr>
      <w:tabs>
        <w:tab w:val="center" w:pos="4677"/>
        <w:tab w:val="right" w:pos="9355"/>
      </w:tabs>
      <w:spacing w:after="200" w:line="276" w:lineRule="auto"/>
    </w:pPr>
    <w:rPr>
      <w:lang w:eastAsia="ar-SA"/>
    </w:rPr>
  </w:style>
  <w:style w:type="character" w:customStyle="1" w:styleId="af4">
    <w:name w:val="Верхний колонтитул Знак"/>
    <w:basedOn w:val="a0"/>
    <w:link w:val="af3"/>
    <w:uiPriority w:val="99"/>
    <w:rPr>
      <w:rFonts w:ascii="Calibri" w:eastAsia="Calibri" w:hAnsi="Calibri" w:cs="Times New Roman"/>
      <w:lang w:eastAsia="ar-SA"/>
    </w:rPr>
  </w:style>
  <w:style w:type="table" w:styleId="af5">
    <w:name w:val="Table Grid"/>
    <w:basedOn w:val="a1"/>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footnote text"/>
    <w:basedOn w:val="a"/>
    <w:link w:val="af7"/>
    <w:uiPriority w:val="99"/>
    <w:unhideWhenUsed/>
    <w:qFormat/>
    <w:pPr>
      <w:spacing w:after="0" w:line="240" w:lineRule="auto"/>
    </w:pPr>
    <w:rPr>
      <w:sz w:val="20"/>
      <w:szCs w:val="20"/>
    </w:rPr>
  </w:style>
  <w:style w:type="character" w:customStyle="1" w:styleId="af7">
    <w:name w:val="Текст сноски Знак"/>
    <w:basedOn w:val="a0"/>
    <w:link w:val="af6"/>
    <w:uiPriority w:val="99"/>
    <w:qFormat/>
    <w:rPr>
      <w:rFonts w:ascii="Calibri" w:eastAsia="Calibri" w:hAnsi="Calibri" w:cs="Times New Roman"/>
      <w:sz w:val="20"/>
      <w:szCs w:val="20"/>
    </w:rPr>
  </w:style>
  <w:style w:type="character" w:styleId="af8">
    <w:name w:val="footnote reference"/>
    <w:basedOn w:val="a0"/>
    <w:uiPriority w:val="99"/>
    <w:unhideWhenUsed/>
    <w:qFormat/>
    <w:rPr>
      <w:vertAlign w:val="superscript"/>
    </w:rPr>
  </w:style>
  <w:style w:type="paragraph" w:styleId="af9">
    <w:name w:val="No Spacing"/>
    <w:uiPriority w:val="1"/>
    <w:qFormat/>
    <w:pPr>
      <w:spacing w:after="0" w:line="240" w:lineRule="auto"/>
    </w:pPr>
    <w:rPr>
      <w:rFonts w:ascii="Calibri" w:eastAsia="Calibri" w:hAnsi="Calibri" w:cs="Times New Roman"/>
    </w:rPr>
  </w:style>
  <w:style w:type="table" w:customStyle="1" w:styleId="14">
    <w:name w:val="Сетка таблицы1"/>
    <w:basedOn w:val="a1"/>
    <w:next w:val="af5"/>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rsid w:val="00DB74C8"/>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DB74C8"/>
    <w:rPr>
      <w:rFonts w:ascii="Segoe UI" w:eastAsia="Calibri" w:hAnsi="Segoe UI" w:cs="Segoe UI"/>
      <w:sz w:val="18"/>
      <w:szCs w:val="18"/>
    </w:rPr>
  </w:style>
  <w:style w:type="paragraph" w:styleId="afc">
    <w:name w:val="Revision"/>
    <w:hidden/>
    <w:uiPriority w:val="99"/>
    <w:semiHidden/>
    <w:rsid w:val="003D35C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782E9CC4CCC6932545801925E3B536176E50B53C1FD70BD7655CABC93DB89C271041D8CD019EE692303B294E112BD805805FEF4CF4B5672237V6P"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consultantplus://offline/ref=782E9CC4CCC6932545801925E3B536176E50B53C1FD70BD7655CABC93DB89C271041D8CD019EE29F343B294E112BD805805FEF4CF4B5672237V6P" TargetMode="External"/><Relationship Id="rId4" Type="http://schemas.openxmlformats.org/officeDocument/2006/relationships/settings" Target="settings.xml"/><Relationship Id="rId9" Type="http://schemas.openxmlformats.org/officeDocument/2006/relationships/hyperlink" Target="https://login.consultant.ru/link/?req=doc&amp;base=LAW&amp;n=357532&amp;dst=101081"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FE949-8B56-4546-9ACC-ECF401A01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7423</Words>
  <Characters>42315</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49639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Мосина Вероника Сергеевна</dc:creator>
  <cp:lastModifiedBy>Максим Шишкин</cp:lastModifiedBy>
  <cp:revision>10</cp:revision>
  <dcterms:created xsi:type="dcterms:W3CDTF">2026-03-23T07:08:00Z</dcterms:created>
  <dcterms:modified xsi:type="dcterms:W3CDTF">2026-04-20T19:58:00Z</dcterms:modified>
</cp:coreProperties>
</file>